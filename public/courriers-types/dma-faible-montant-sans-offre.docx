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9014" w14:textId="1E89C036" w:rsidR="002C7766" w:rsidRDefault="00D94E54">
      <w:r w:rsidRPr="00D94E54">
        <w:rPr>
          <w:rFonts w:ascii="Calibri" w:eastAsia="Calibri" w:hAnsi="Calibri" w:cs="Calibri"/>
          <w:noProof/>
          <w:sz w:val="22"/>
          <w:szCs w:val="22"/>
          <w:lang w:eastAsia="en-US"/>
        </w:rPr>
        <w:drawing>
          <wp:anchor distT="0" distB="0" distL="114300" distR="114300" simplePos="0" relativeHeight="251659264" behindDoc="1" locked="0" layoutInCell="1" allowOverlap="1" wp14:anchorId="1CFF1385" wp14:editId="04AF4BBC">
            <wp:simplePos x="0" y="0"/>
            <wp:positionH relativeFrom="page">
              <wp:posOffset>20320</wp:posOffset>
            </wp:positionH>
            <wp:positionV relativeFrom="paragraph">
              <wp:posOffset>-902335</wp:posOffset>
            </wp:positionV>
            <wp:extent cx="7549515" cy="3078480"/>
            <wp:effectExtent l="0" t="0" r="0" b="762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549515" cy="3078480"/>
                    </a:xfrm>
                    <a:prstGeom prst="rect">
                      <a:avLst/>
                    </a:prstGeom>
                  </pic:spPr>
                </pic:pic>
              </a:graphicData>
            </a:graphic>
            <wp14:sizeRelH relativeFrom="margin">
              <wp14:pctWidth>0</wp14:pctWidth>
            </wp14:sizeRelH>
            <wp14:sizeRelV relativeFrom="margin">
              <wp14:pctHeight>0</wp14:pctHeight>
            </wp14:sizeRelV>
          </wp:anchor>
        </w:drawing>
      </w:r>
    </w:p>
    <w:p w14:paraId="02ED8865" w14:textId="0A45A51A" w:rsidR="00D94E54" w:rsidRPr="00D94E54" w:rsidRDefault="00D94E54" w:rsidP="00183FFA">
      <w:pPr>
        <w:spacing w:after="160" w:line="259" w:lineRule="auto"/>
        <w:jc w:val="center"/>
        <w:rPr>
          <w:rFonts w:ascii="Calibri" w:hAnsi="Calibri" w:cs="Calibri"/>
          <w:b/>
          <w:color w:val="0070C0"/>
          <w:sz w:val="52"/>
          <w:szCs w:val="52"/>
          <w:lang w:eastAsia="de-DE"/>
        </w:rPr>
      </w:pPr>
      <w:r w:rsidRPr="00D94E54">
        <w:rPr>
          <w:rFonts w:ascii="Calibri" w:hAnsi="Calibri" w:cs="Calibri"/>
          <w:b/>
          <w:color w:val="0070C0"/>
          <w:sz w:val="52"/>
          <w:szCs w:val="52"/>
          <w:lang w:eastAsia="de-DE"/>
        </w:rPr>
        <w:br/>
      </w:r>
      <w:r w:rsidR="00BA1D70">
        <w:rPr>
          <w:rFonts w:ascii="Calibri" w:hAnsi="Calibri" w:cs="Calibri"/>
          <w:b/>
          <w:color w:val="0070C0"/>
          <w:sz w:val="52"/>
          <w:szCs w:val="52"/>
          <w:lang w:eastAsia="de-DE"/>
        </w:rPr>
        <w:t>Motivation du choix de l’adjudicataire</w:t>
      </w:r>
      <w:r w:rsidRPr="00D94E54">
        <w:rPr>
          <w:rFonts w:ascii="Calibri" w:hAnsi="Calibri" w:cs="Calibri"/>
          <w:b/>
          <w:color w:val="0070C0"/>
          <w:sz w:val="52"/>
          <w:szCs w:val="52"/>
          <w:lang w:eastAsia="de-DE"/>
        </w:rPr>
        <w:br/>
        <w:t>Marché de</w:t>
      </w:r>
      <w:r w:rsidR="00BA1D70">
        <w:rPr>
          <w:rFonts w:ascii="Calibri" w:hAnsi="Calibri" w:cs="Calibri"/>
          <w:b/>
          <w:color w:val="0070C0"/>
          <w:sz w:val="52"/>
          <w:szCs w:val="52"/>
          <w:lang w:eastAsia="de-DE"/>
        </w:rPr>
        <w:t xml:space="preserve"> faible montant de</w:t>
      </w:r>
      <w:r w:rsidR="00851039">
        <w:rPr>
          <w:rFonts w:ascii="Calibri" w:hAnsi="Calibri" w:cs="Calibri"/>
          <w:b/>
          <w:color w:val="0070C0"/>
          <w:sz w:val="52"/>
          <w:szCs w:val="52"/>
          <w:lang w:eastAsia="de-DE"/>
        </w:rPr>
        <w:t xml:space="preserve"> </w:t>
      </w:r>
      <w:sdt>
        <w:sdtPr>
          <w:rPr>
            <w:rFonts w:ascii="Calibri" w:hAnsi="Calibri" w:cs="Calibri"/>
            <w:b/>
            <w:color w:val="0070C0"/>
            <w:sz w:val="52"/>
            <w:szCs w:val="52"/>
            <w:lang w:eastAsia="de-DE"/>
          </w:rPr>
          <w:id w:val="893237021"/>
          <w:placeholder>
            <w:docPart w:val="7F439636D32F4586BBFDA0014CA3DE73"/>
          </w:placeholder>
          <w:showingPlcHdr/>
          <w:comboBox>
            <w:listItem w:value="Choisissez un élément."/>
            <w:listItem w:displayText="Travaux " w:value="Travaux "/>
            <w:listItem w:displayText="Fournitures " w:value="Fournitures "/>
            <w:listItem w:displayText="Services" w:value="Services"/>
          </w:comboBox>
        </w:sdtPr>
        <w:sdtEndPr/>
        <w:sdtContent>
          <w:r w:rsidR="00713717" w:rsidRPr="00C140B8">
            <w:rPr>
              <w:rStyle w:val="Textedelespacerserv"/>
              <w:rFonts w:eastAsiaTheme="minorHAnsi"/>
            </w:rPr>
            <w:t>Choisissez un élément.</w:t>
          </w:r>
        </w:sdtContent>
      </w:sdt>
      <w:r w:rsidR="00851039">
        <w:rPr>
          <w:rFonts w:ascii="Calibri" w:hAnsi="Calibri" w:cs="Calibri"/>
          <w:b/>
          <w:color w:val="0070C0"/>
          <w:sz w:val="52"/>
          <w:szCs w:val="52"/>
          <w:lang w:eastAsia="de-DE"/>
        </w:rPr>
        <w:t>relatif</w:t>
      </w:r>
      <w:r w:rsidRPr="00D94E54">
        <w:rPr>
          <w:rFonts w:ascii="Calibri" w:hAnsi="Calibri" w:cs="Calibri"/>
          <w:b/>
          <w:color w:val="0070C0"/>
          <w:sz w:val="52"/>
          <w:szCs w:val="52"/>
          <w:lang w:eastAsia="de-DE"/>
        </w:rPr>
        <w:t xml:space="preserve"> </w:t>
      </w:r>
      <w:bookmarkStart w:id="0" w:name="_Hlk115792174"/>
      <w:sdt>
        <w:sdtPr>
          <w:rPr>
            <w:rFonts w:ascii="Calibri" w:hAnsi="Calibri" w:cs="Calibri"/>
            <w:b/>
            <w:color w:val="0070C0"/>
            <w:sz w:val="52"/>
            <w:szCs w:val="52"/>
            <w:lang w:eastAsia="de-DE"/>
          </w:rPr>
          <w:id w:val="1582565448"/>
          <w:placeholder>
            <w:docPart w:val="6E5EBB65F9EB401B8EE8E68C59B50382"/>
          </w:placeholder>
          <w:showingPlcHdr/>
        </w:sdtPr>
        <w:sdtEndPr/>
        <w:sdtContent>
          <w:r w:rsidRPr="00D94E54">
            <w:rPr>
              <w:rFonts w:ascii="Calibri" w:eastAsia="Calibri" w:hAnsi="Calibri" w:cs="Calibri"/>
              <w:b/>
              <w:bCs/>
              <w:color w:val="4472C4"/>
              <w:sz w:val="52"/>
              <w:szCs w:val="52"/>
              <w:highlight w:val="lightGray"/>
              <w:lang w:eastAsia="en-US"/>
            </w:rPr>
            <w:t>[à compléter]</w:t>
          </w:r>
        </w:sdtContent>
      </w:sdt>
    </w:p>
    <w:p w14:paraId="41CC3859" w14:textId="77777777" w:rsidR="00183FFA" w:rsidRDefault="00D94E54" w:rsidP="00183FFA">
      <w:pPr>
        <w:spacing w:after="160" w:line="259" w:lineRule="auto"/>
        <w:jc w:val="center"/>
        <w:rPr>
          <w:rFonts w:ascii="Calibri" w:eastAsia="Calibri" w:hAnsi="Calibri" w:cs="Calibri"/>
          <w:sz w:val="21"/>
          <w:szCs w:val="21"/>
          <w:lang w:eastAsia="en-US"/>
        </w:rPr>
      </w:pPr>
      <w:r w:rsidRPr="00D94E54">
        <w:rPr>
          <w:rFonts w:ascii="Calibri" w:eastAsia="Calibri" w:hAnsi="Calibri" w:cs="Calibri"/>
          <w:sz w:val="21"/>
          <w:szCs w:val="21"/>
          <w:lang w:eastAsia="en-US"/>
        </w:rPr>
        <w:t xml:space="preserve">Référence du marché : </w:t>
      </w:r>
      <w:sdt>
        <w:sdtPr>
          <w:rPr>
            <w:rFonts w:ascii="Calibri" w:eastAsia="Calibri" w:hAnsi="Calibri" w:cs="Calibri"/>
            <w:sz w:val="21"/>
            <w:szCs w:val="21"/>
            <w:lang w:eastAsia="en-US"/>
          </w:rPr>
          <w:id w:val="-1201468227"/>
          <w:placeholder>
            <w:docPart w:val="4A879A26366F452B91AAC12A1B03825B"/>
          </w:placeholder>
          <w:showingPlcHdr/>
        </w:sdtPr>
        <w:sdtEndPr/>
        <w:sdtContent>
          <w:r w:rsidRPr="00D94E54">
            <w:rPr>
              <w:rFonts w:ascii="Calibri" w:eastAsia="Calibri" w:hAnsi="Calibri" w:cs="Calibri"/>
              <w:color w:val="000000"/>
              <w:sz w:val="22"/>
              <w:szCs w:val="22"/>
              <w:highlight w:val="lightGray"/>
              <w:lang w:eastAsia="en-US"/>
            </w:rPr>
            <w:t>[à compléter]</w:t>
          </w:r>
        </w:sdtContent>
      </w:sdt>
      <w:r w:rsidRPr="00D94E54">
        <w:rPr>
          <w:rFonts w:ascii="Calibri" w:eastAsia="Calibri" w:hAnsi="Calibri" w:cs="Calibri"/>
          <w:sz w:val="21"/>
          <w:szCs w:val="21"/>
          <w:lang w:eastAsia="en-US"/>
        </w:rPr>
        <w:br/>
      </w:r>
      <w:bookmarkEnd w:id="0"/>
    </w:p>
    <w:p w14:paraId="3C45D50C" w14:textId="6ED02299" w:rsidR="00C427CE" w:rsidRPr="00D94E54" w:rsidRDefault="00D94E54" w:rsidP="00D94E54">
      <w:pPr>
        <w:spacing w:after="160" w:line="259" w:lineRule="auto"/>
        <w:jc w:val="center"/>
        <w:rPr>
          <w:rFonts w:ascii="Calibri" w:eastAsia="Calibri" w:hAnsi="Calibri" w:cs="Calibri"/>
          <w:b/>
          <w:bCs/>
          <w:sz w:val="22"/>
          <w:szCs w:val="22"/>
          <w:lang w:eastAsia="en-US"/>
        </w:rPr>
      </w:pPr>
      <w:r w:rsidRPr="00D94E54">
        <w:rPr>
          <w:rFonts w:ascii="Calibri" w:eastAsia="Calibri" w:hAnsi="Calibri" w:cs="Calibri"/>
          <w:b/>
          <w:bCs/>
          <w:noProof/>
          <w:sz w:val="22"/>
          <w:szCs w:val="22"/>
          <w:lang w:eastAsia="en-US"/>
        </w:rPr>
        <mc:AlternateContent>
          <mc:Choice Requires="wps">
            <w:drawing>
              <wp:anchor distT="45720" distB="45720" distL="114300" distR="114300" simplePos="0" relativeHeight="251660288" behindDoc="0" locked="0" layoutInCell="1" allowOverlap="1" wp14:anchorId="12636C76" wp14:editId="0B44A82A">
                <wp:simplePos x="0" y="0"/>
                <wp:positionH relativeFrom="page">
                  <wp:posOffset>4883285</wp:posOffset>
                </wp:positionH>
                <wp:positionV relativeFrom="paragraph">
                  <wp:posOffset>3750256</wp:posOffset>
                </wp:positionV>
                <wp:extent cx="2480405" cy="43180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405" cy="431800"/>
                        </a:xfrm>
                        <a:prstGeom prst="rect">
                          <a:avLst/>
                        </a:prstGeom>
                        <a:noFill/>
                        <a:ln w="9525">
                          <a:noFill/>
                          <a:miter lim="800000"/>
                          <a:headEnd/>
                          <a:tailEnd/>
                        </a:ln>
                      </wps:spPr>
                      <wps:txbx>
                        <w:txbxContent>
                          <w:p w14:paraId="67069921" w14:textId="77777777" w:rsidR="00D94E54" w:rsidRPr="003E7A4D" w:rsidRDefault="00D94E54" w:rsidP="00D94E54">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636C76" id="_x0000_t202" coordsize="21600,21600" o:spt="202" path="m,l,21600r21600,l21600,xe">
                <v:stroke joinstyle="miter"/>
                <v:path gradientshapeok="t" o:connecttype="rect"/>
              </v:shapetype>
              <v:shape id="Zone de texte 2" o:spid="_x0000_s1026" type="#_x0000_t202" style="position:absolute;left:0;text-align:left;margin-left:384.5pt;margin-top:295.3pt;width:195.3pt;height:34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" filled="f" stroked="f">
                <v:textbox>
                  <w:txbxContent>
                    <w:p w14:paraId="67069921" w14:textId="77777777" w:rsidR="00D94E54" w:rsidRPr="003E7A4D" w:rsidRDefault="00D94E54" w:rsidP="00D94E54">
                      <w:pPr>
                        <w:rPr>
                          <w:b/>
                          <w:bCs/>
                          <w:sz w:val="28"/>
                          <w:szCs w:val="28"/>
                        </w:rPr>
                      </w:pPr>
                    </w:p>
                  </w:txbxContent>
                </v:textbox>
                <w10:wrap anchorx="page"/>
              </v:shape>
            </w:pict>
          </mc:Fallback>
        </mc:AlternateContent>
      </w:r>
    </w:p>
    <w:p w14:paraId="234655A4" w14:textId="77D6B74A" w:rsidR="00E05F13" w:rsidRDefault="0002440A" w:rsidP="00160E35">
      <w:pPr>
        <w:jc w:val="both"/>
        <w:rPr>
          <w:rFonts w:ascii="Calibri" w:eastAsia="Calibri" w:hAnsi="Calibri" w:cs="Calibri"/>
          <w:sz w:val="21"/>
          <w:szCs w:val="21"/>
          <w:lang w:eastAsia="en-US"/>
        </w:rPr>
      </w:pPr>
      <w:sdt>
        <w:sdtPr>
          <w:rPr>
            <w:rFonts w:asciiTheme="minorHAnsi" w:hAnsiTheme="minorHAnsi" w:cstheme="minorHAnsi"/>
            <w:sz w:val="21"/>
            <w:szCs w:val="21"/>
          </w:rPr>
          <w:id w:val="1424293086"/>
          <w14:checkbox>
            <w14:checked w14:val="0"/>
            <w14:checkedState w14:val="2612" w14:font="MS Gothic"/>
            <w14:uncheckedState w14:val="2610" w14:font="MS Gothic"/>
          </w14:checkbox>
        </w:sdtPr>
        <w:sdtEndPr/>
        <w:sdtContent>
          <w:r w:rsidR="00183FFA">
            <w:rPr>
              <w:rFonts w:ascii="MS Gothic" w:eastAsia="MS Gothic" w:hAnsi="MS Gothic" w:cstheme="minorHAnsi" w:hint="eastAsia"/>
              <w:sz w:val="21"/>
              <w:szCs w:val="21"/>
            </w:rPr>
            <w:t>☐</w:t>
          </w:r>
        </w:sdtContent>
      </w:sdt>
      <w:commentRangeStart w:id="1"/>
      <w:r w:rsidR="00CB439B">
        <w:rPr>
          <w:rFonts w:asciiTheme="minorHAnsi" w:hAnsiTheme="minorHAnsi" w:cstheme="minorHAnsi"/>
          <w:sz w:val="21"/>
          <w:szCs w:val="21"/>
        </w:rPr>
        <w:t>La Ré</w:t>
      </w:r>
      <w:r w:rsidR="005F63DB">
        <w:rPr>
          <w:rFonts w:asciiTheme="minorHAnsi" w:hAnsiTheme="minorHAnsi" w:cstheme="minorHAnsi"/>
          <w:sz w:val="21"/>
          <w:szCs w:val="21"/>
        </w:rPr>
        <w:t>g</w:t>
      </w:r>
      <w:r w:rsidR="00CB439B">
        <w:rPr>
          <w:rFonts w:asciiTheme="minorHAnsi" w:hAnsiTheme="minorHAnsi" w:cstheme="minorHAnsi"/>
          <w:sz w:val="21"/>
          <w:szCs w:val="21"/>
        </w:rPr>
        <w:t>ion wallonne</w:t>
      </w:r>
      <w:r w:rsidR="005F63DB">
        <w:rPr>
          <w:rFonts w:asciiTheme="minorHAnsi" w:hAnsiTheme="minorHAnsi" w:cstheme="minorHAnsi"/>
          <w:sz w:val="21"/>
          <w:szCs w:val="21"/>
        </w:rPr>
        <w:t xml:space="preserve"> représentée par son Gouvernement</w:t>
      </w:r>
      <w:r w:rsidR="00CB439B">
        <w:rPr>
          <w:rFonts w:asciiTheme="minorHAnsi" w:hAnsiTheme="minorHAnsi" w:cstheme="minorHAnsi"/>
          <w:sz w:val="21"/>
          <w:szCs w:val="21"/>
        </w:rPr>
        <w:t xml:space="preserve"> </w:t>
      </w:r>
      <w:commentRangeEnd w:id="1"/>
      <w:r w:rsidR="005F63DB">
        <w:rPr>
          <w:rStyle w:val="Marquedecommentaire"/>
        </w:rPr>
        <w:commentReference w:id="1"/>
      </w:r>
      <w:commentRangeStart w:id="2"/>
      <w:r w:rsidR="00AE0191" w:rsidRPr="00183FFA">
        <w:rPr>
          <w:rFonts w:asciiTheme="minorHAnsi" w:hAnsiTheme="minorHAnsi" w:cstheme="minorHAnsi"/>
          <w:sz w:val="21"/>
          <w:szCs w:val="21"/>
        </w:rPr>
        <w:t xml:space="preserve">, </w:t>
      </w:r>
      <w:bookmarkStart w:id="3" w:name="_Hlk10712259"/>
      <w:r w:rsidR="005F63DB">
        <w:rPr>
          <w:rFonts w:asciiTheme="minorHAnsi" w:hAnsiTheme="minorHAnsi" w:cstheme="minorHAnsi"/>
          <w:sz w:val="21"/>
          <w:szCs w:val="21"/>
        </w:rPr>
        <w:t>en la personne de</w:t>
      </w:r>
      <w:r w:rsidR="00183FFA">
        <w:rPr>
          <w:rFonts w:asciiTheme="minorHAnsi" w:hAnsiTheme="minorHAnsi" w:cstheme="minorHAnsi"/>
          <w:sz w:val="21"/>
          <w:szCs w:val="21"/>
        </w:rPr>
        <w:t xml:space="preserve"> </w:t>
      </w:r>
      <w:r w:rsidR="00E05F13" w:rsidRPr="00183FFA">
        <w:rPr>
          <w:rFonts w:asciiTheme="minorHAnsi" w:hAnsiTheme="minorHAnsi" w:cstheme="minorHAnsi"/>
          <w:sz w:val="21"/>
          <w:szCs w:val="21"/>
          <w:highlight w:val="lightGray"/>
        </w:rPr>
        <w:t xml:space="preserve"> </w:t>
      </w:r>
      <w:sdt>
        <w:sdtPr>
          <w:rPr>
            <w:rFonts w:ascii="Calibri" w:eastAsia="Calibri" w:hAnsi="Calibri" w:cs="Calibri"/>
            <w:sz w:val="21"/>
            <w:szCs w:val="21"/>
            <w:lang w:eastAsia="en-US"/>
          </w:rPr>
          <w:id w:val="1185398472"/>
          <w:placeholder>
            <w:docPart w:val="4E8130FAF57D42D29BB325645A0FF41C"/>
          </w:placeholder>
        </w:sdtPr>
        <w:sdtEndPr/>
        <w:sdtContent>
          <w:r w:rsidR="00183FFA" w:rsidRPr="00D94E54">
            <w:rPr>
              <w:rFonts w:ascii="Calibri" w:eastAsia="Calibri" w:hAnsi="Calibri" w:cs="Calibri"/>
              <w:color w:val="000000"/>
              <w:sz w:val="22"/>
              <w:szCs w:val="22"/>
              <w:highlight w:val="lightGray"/>
              <w:lang w:eastAsia="en-US"/>
            </w:rPr>
            <w:t>[à compléter]</w:t>
          </w:r>
        </w:sdtContent>
      </w:sdt>
      <w:commentRangeEnd w:id="2"/>
      <w:r w:rsidR="001D024A">
        <w:rPr>
          <w:rStyle w:val="Marquedecommentaire"/>
        </w:rPr>
        <w:commentReference w:id="2"/>
      </w:r>
    </w:p>
    <w:p w14:paraId="33D0F85E" w14:textId="77777777" w:rsidR="00183FFA" w:rsidRPr="00183FFA" w:rsidRDefault="00183FFA" w:rsidP="00160E35">
      <w:pPr>
        <w:jc w:val="both"/>
        <w:rPr>
          <w:rFonts w:asciiTheme="minorHAnsi" w:hAnsiTheme="minorHAnsi" w:cstheme="minorHAnsi"/>
          <w:sz w:val="21"/>
          <w:szCs w:val="21"/>
        </w:rPr>
      </w:pPr>
    </w:p>
    <w:bookmarkStart w:id="4" w:name="_Hlk15389828"/>
    <w:bookmarkEnd w:id="3"/>
    <w:p w14:paraId="1E136829" w14:textId="78145C3A" w:rsidR="00C427CE" w:rsidRPr="00183FFA" w:rsidRDefault="0002440A" w:rsidP="00C427CE">
      <w:pPr>
        <w:jc w:val="both"/>
        <w:rPr>
          <w:rFonts w:asciiTheme="minorHAnsi" w:hAnsiTheme="minorHAnsi" w:cstheme="minorHAnsi"/>
          <w:sz w:val="21"/>
          <w:szCs w:val="21"/>
        </w:rPr>
      </w:pPr>
      <w:sdt>
        <w:sdtPr>
          <w:rPr>
            <w:rFonts w:asciiTheme="minorHAnsi" w:hAnsiTheme="minorHAnsi" w:cstheme="minorHAnsi"/>
            <w:sz w:val="21"/>
            <w:szCs w:val="21"/>
          </w:rPr>
          <w:id w:val="-417559236"/>
          <w14:checkbox>
            <w14:checked w14:val="0"/>
            <w14:checkedState w14:val="2612" w14:font="MS Gothic"/>
            <w14:uncheckedState w14:val="2610" w14:font="MS Gothic"/>
          </w14:checkbox>
        </w:sdtPr>
        <w:sdtEndPr/>
        <w:sdtContent>
          <w:r w:rsidR="00183FFA">
            <w:rPr>
              <w:rFonts w:ascii="MS Gothic" w:eastAsia="MS Gothic" w:hAnsi="MS Gothic" w:cstheme="minorHAnsi" w:hint="eastAsia"/>
              <w:sz w:val="21"/>
              <w:szCs w:val="21"/>
            </w:rPr>
            <w:t>☐</w:t>
          </w:r>
        </w:sdtContent>
      </w:sdt>
      <w:r w:rsidR="00183FFA">
        <w:rPr>
          <w:rFonts w:asciiTheme="minorHAnsi" w:hAnsiTheme="minorHAnsi" w:cstheme="minorHAnsi"/>
          <w:sz w:val="21"/>
          <w:szCs w:val="21"/>
        </w:rPr>
        <w:t xml:space="preserve"> </w:t>
      </w:r>
      <w:commentRangeStart w:id="5"/>
      <w:r w:rsidR="00CB4260" w:rsidRPr="00183FFA">
        <w:rPr>
          <w:rFonts w:asciiTheme="minorHAnsi" w:hAnsiTheme="minorHAnsi" w:cstheme="minorHAnsi"/>
          <w:sz w:val="21"/>
          <w:szCs w:val="21"/>
        </w:rPr>
        <w:t>Le</w:t>
      </w:r>
      <w:r w:rsidR="00C427CE" w:rsidRPr="00183FFA">
        <w:rPr>
          <w:rFonts w:asciiTheme="minorHAnsi" w:hAnsiTheme="minorHAnsi" w:cstheme="minorHAnsi"/>
          <w:sz w:val="21"/>
          <w:szCs w:val="21"/>
        </w:rPr>
        <w:t xml:space="preserve"> pouvoir adjudicateur représenté par</w:t>
      </w:r>
      <w:r w:rsidR="00366203" w:rsidRPr="00183FFA">
        <w:rPr>
          <w:rFonts w:asciiTheme="minorHAnsi" w:hAnsiTheme="minorHAnsi" w:cstheme="minorHAnsi"/>
          <w:sz w:val="21"/>
          <w:szCs w:val="21"/>
        </w:rPr>
        <w:t xml:space="preserve"> </w:t>
      </w:r>
      <w:sdt>
        <w:sdtPr>
          <w:rPr>
            <w:rFonts w:asciiTheme="minorHAnsi" w:hAnsiTheme="minorHAnsi" w:cstheme="minorHAnsi"/>
            <w:sz w:val="21"/>
            <w:szCs w:val="21"/>
            <w:highlight w:val="lightGray"/>
          </w:rPr>
          <w:id w:val="-989863608"/>
          <w:placeholder>
            <w:docPart w:val="7C352D1BE5964DDDB313A6FF2A4127DE"/>
          </w:placeholder>
        </w:sdtPr>
        <w:sdtEndPr/>
        <w:sdtContent>
          <w:r w:rsidR="00366203" w:rsidRPr="00183FFA">
            <w:rPr>
              <w:rFonts w:asciiTheme="minorHAnsi" w:hAnsiTheme="minorHAnsi" w:cstheme="minorHAnsi"/>
              <w:sz w:val="21"/>
              <w:szCs w:val="21"/>
              <w:highlight w:val="lightGray"/>
            </w:rPr>
            <w:t>[à compléter</w:t>
          </w:r>
          <w:r w:rsidR="004A4E68" w:rsidRPr="00183FFA">
            <w:rPr>
              <w:rFonts w:asciiTheme="minorHAnsi" w:hAnsiTheme="minorHAnsi" w:cstheme="minorHAnsi"/>
              <w:sz w:val="21"/>
              <w:szCs w:val="21"/>
              <w:highlight w:val="lightGray"/>
            </w:rPr>
            <w:t xml:space="preserve"> en fonction de vos règles de fonctionnement internes</w:t>
          </w:r>
          <w:r w:rsidR="00366203" w:rsidRPr="00183FFA">
            <w:rPr>
              <w:rFonts w:asciiTheme="minorHAnsi" w:hAnsiTheme="minorHAnsi" w:cstheme="minorHAnsi"/>
              <w:sz w:val="21"/>
              <w:szCs w:val="21"/>
              <w:highlight w:val="lightGray"/>
            </w:rPr>
            <w:t>] </w:t>
          </w:r>
        </w:sdtContent>
      </w:sdt>
      <w:commentRangeEnd w:id="5"/>
      <w:r w:rsidR="001D024A">
        <w:rPr>
          <w:rStyle w:val="Marquedecommentaire"/>
        </w:rPr>
        <w:commentReference w:id="5"/>
      </w:r>
    </w:p>
    <w:p w14:paraId="4D3287CA" w14:textId="77777777" w:rsidR="000041B6" w:rsidRPr="00183FFA" w:rsidRDefault="000041B6" w:rsidP="0013324D">
      <w:pPr>
        <w:jc w:val="both"/>
        <w:rPr>
          <w:rFonts w:asciiTheme="minorHAnsi" w:hAnsiTheme="minorHAnsi" w:cstheme="minorHAnsi"/>
          <w:sz w:val="21"/>
          <w:szCs w:val="21"/>
        </w:rPr>
      </w:pPr>
    </w:p>
    <w:bookmarkEnd w:id="4"/>
    <w:p w14:paraId="3B271C37" w14:textId="36393EFF" w:rsidR="00560B23" w:rsidRPr="00183FFA" w:rsidRDefault="00626100" w:rsidP="0013324D">
      <w:pPr>
        <w:jc w:val="both"/>
        <w:rPr>
          <w:rFonts w:asciiTheme="minorHAnsi" w:hAnsiTheme="minorHAnsi" w:cstheme="minorHAnsi"/>
          <w:sz w:val="21"/>
          <w:szCs w:val="21"/>
        </w:rPr>
      </w:pPr>
      <w:r w:rsidRPr="00183FFA">
        <w:rPr>
          <w:rFonts w:asciiTheme="minorHAnsi" w:hAnsiTheme="minorHAnsi" w:cstheme="minorHAnsi"/>
          <w:sz w:val="21"/>
          <w:szCs w:val="21"/>
        </w:rPr>
        <w:t>Vu</w:t>
      </w:r>
      <w:r w:rsidR="00560B23" w:rsidRPr="00183FFA">
        <w:rPr>
          <w:rFonts w:asciiTheme="minorHAnsi" w:hAnsiTheme="minorHAnsi" w:cstheme="minorHAnsi"/>
          <w:sz w:val="21"/>
          <w:szCs w:val="21"/>
        </w:rPr>
        <w:t xml:space="preserve"> la réglementation relative aux marchés publics :</w:t>
      </w:r>
    </w:p>
    <w:p w14:paraId="1DEB8B5E" w14:textId="77777777" w:rsidR="00661361" w:rsidRPr="00183FFA" w:rsidRDefault="00661361" w:rsidP="0013324D">
      <w:pPr>
        <w:jc w:val="both"/>
        <w:rPr>
          <w:rFonts w:asciiTheme="minorHAnsi" w:hAnsiTheme="minorHAnsi" w:cstheme="minorHAnsi"/>
          <w:sz w:val="21"/>
          <w:szCs w:val="21"/>
        </w:rPr>
      </w:pPr>
    </w:p>
    <w:p w14:paraId="5B4C80D3" w14:textId="53E128D3" w:rsidR="00183FFA" w:rsidRDefault="00183FFA" w:rsidP="003B15F5">
      <w:pPr>
        <w:pStyle w:val="Paragraphedeliste"/>
        <w:numPr>
          <w:ilvl w:val="0"/>
          <w:numId w:val="2"/>
        </w:numPr>
        <w:jc w:val="both"/>
        <w:rPr>
          <w:rFonts w:asciiTheme="minorHAnsi" w:hAnsiTheme="minorHAnsi" w:cstheme="minorHAnsi"/>
          <w:sz w:val="21"/>
          <w:szCs w:val="21"/>
        </w:rPr>
      </w:pPr>
      <w:r w:rsidRPr="00183FFA">
        <w:rPr>
          <w:rFonts w:asciiTheme="minorHAnsi" w:hAnsiTheme="minorHAnsi" w:cstheme="minorHAnsi"/>
          <w:sz w:val="21"/>
          <w:szCs w:val="21"/>
        </w:rPr>
        <w:t>La</w:t>
      </w:r>
      <w:r w:rsidR="00626100" w:rsidRPr="00EC0015">
        <w:rPr>
          <w:rFonts w:asciiTheme="minorHAnsi" w:hAnsiTheme="minorHAnsi" w:cstheme="minorHAnsi"/>
          <w:color w:val="4F81BD" w:themeColor="accent1"/>
          <w:sz w:val="21"/>
          <w:szCs w:val="21"/>
        </w:rPr>
        <w:t xml:space="preserve"> </w:t>
      </w:r>
      <w:hyperlink r:id="rId16" w:history="1">
        <w:r w:rsidR="00626100" w:rsidRPr="00EC0015">
          <w:rPr>
            <w:rStyle w:val="Lienhypertexte"/>
            <w:rFonts w:asciiTheme="minorHAnsi" w:hAnsiTheme="minorHAnsi" w:cstheme="minorHAnsi"/>
            <w:color w:val="0070C0"/>
            <w:sz w:val="21"/>
            <w:szCs w:val="21"/>
          </w:rPr>
          <w:t>loi du 29 juillet 1991</w:t>
        </w:r>
      </w:hyperlink>
      <w:r w:rsidR="00626100" w:rsidRPr="00EC0015">
        <w:rPr>
          <w:rFonts w:asciiTheme="minorHAnsi" w:hAnsiTheme="minorHAnsi" w:cstheme="minorHAnsi"/>
          <w:color w:val="0070C0"/>
          <w:sz w:val="21"/>
          <w:szCs w:val="21"/>
        </w:rPr>
        <w:t xml:space="preserve"> </w:t>
      </w:r>
      <w:r w:rsidR="00626100" w:rsidRPr="00183FFA">
        <w:rPr>
          <w:rFonts w:asciiTheme="minorHAnsi" w:hAnsiTheme="minorHAnsi" w:cstheme="minorHAnsi"/>
          <w:sz w:val="21"/>
          <w:szCs w:val="21"/>
        </w:rPr>
        <w:t xml:space="preserve">relative à la motivation formelle des actes </w:t>
      </w:r>
      <w:commentRangeStart w:id="6"/>
      <w:r w:rsidR="00626100" w:rsidRPr="00183FFA">
        <w:rPr>
          <w:rFonts w:asciiTheme="minorHAnsi" w:hAnsiTheme="minorHAnsi" w:cstheme="minorHAnsi"/>
          <w:sz w:val="21"/>
          <w:szCs w:val="21"/>
        </w:rPr>
        <w:t>administratifs</w:t>
      </w:r>
      <w:commentRangeEnd w:id="6"/>
      <w:r w:rsidR="001606FC">
        <w:rPr>
          <w:rStyle w:val="Marquedecommentaire"/>
        </w:rPr>
        <w:commentReference w:id="6"/>
      </w:r>
      <w:r w:rsidR="00626100" w:rsidRPr="00183FFA">
        <w:rPr>
          <w:rFonts w:asciiTheme="minorHAnsi" w:hAnsiTheme="minorHAnsi" w:cstheme="minorHAnsi"/>
          <w:sz w:val="21"/>
          <w:szCs w:val="21"/>
        </w:rPr>
        <w:t xml:space="preserve"> ;</w:t>
      </w:r>
    </w:p>
    <w:p w14:paraId="7537AC47" w14:textId="3B742526" w:rsidR="00B8370E" w:rsidRPr="00BA2629" w:rsidRDefault="00B8370E" w:rsidP="00B8370E">
      <w:pPr>
        <w:pStyle w:val="Paragraphedeliste"/>
        <w:numPr>
          <w:ilvl w:val="0"/>
          <w:numId w:val="2"/>
        </w:numPr>
        <w:jc w:val="both"/>
        <w:rPr>
          <w:rFonts w:asciiTheme="minorHAnsi" w:hAnsiTheme="minorHAnsi" w:cstheme="minorHAnsi"/>
          <w:sz w:val="21"/>
          <w:szCs w:val="21"/>
        </w:rPr>
      </w:pPr>
      <w:r>
        <w:rPr>
          <w:rFonts w:ascii="Calibri" w:eastAsia="Calibri" w:hAnsi="Calibri" w:cs="Calibri"/>
          <w:sz w:val="21"/>
          <w:szCs w:val="21"/>
          <w:lang w:eastAsia="en-US"/>
        </w:rPr>
        <w:t xml:space="preserve">La </w:t>
      </w:r>
      <w:hyperlink r:id="rId17" w:history="1">
        <w:r w:rsidRPr="00FE393F">
          <w:rPr>
            <w:rStyle w:val="Lienhypertexte"/>
            <w:rFonts w:ascii="Calibri" w:eastAsia="Calibri" w:hAnsi="Calibri" w:cs="Calibri"/>
            <w:color w:val="4F81BD" w:themeColor="accent1"/>
            <w:sz w:val="21"/>
            <w:szCs w:val="21"/>
            <w:lang w:eastAsia="en-US"/>
          </w:rPr>
          <w:t>loi du 17 juin 2016</w:t>
        </w:r>
      </w:hyperlink>
      <w:r>
        <w:rPr>
          <w:rFonts w:ascii="Calibri" w:eastAsia="Calibri" w:hAnsi="Calibri" w:cs="Calibri"/>
          <w:sz w:val="21"/>
          <w:szCs w:val="21"/>
          <w:lang w:eastAsia="en-US"/>
        </w:rPr>
        <w:t xml:space="preserve"> </w:t>
      </w:r>
      <w:r w:rsidRPr="00E842D9">
        <w:rPr>
          <w:rFonts w:ascii="Calibri" w:eastAsia="Calibri" w:hAnsi="Calibri" w:cs="Calibri"/>
          <w:sz w:val="21"/>
          <w:szCs w:val="21"/>
          <w:lang w:eastAsia="en-US"/>
        </w:rPr>
        <w:t xml:space="preserve">relative </w:t>
      </w:r>
      <w:r w:rsidR="0042749D">
        <w:rPr>
          <w:rFonts w:ascii="Calibri" w:eastAsia="Calibri" w:hAnsi="Calibri" w:cs="Calibri"/>
          <w:sz w:val="21"/>
          <w:szCs w:val="21"/>
          <w:lang w:eastAsia="en-US"/>
        </w:rPr>
        <w:t>aux marchés publics</w:t>
      </w:r>
      <w:r w:rsidR="001F392A">
        <w:rPr>
          <w:rFonts w:ascii="Calibri" w:eastAsia="Calibri" w:hAnsi="Calibri" w:cs="Calibri"/>
          <w:sz w:val="21"/>
          <w:szCs w:val="21"/>
          <w:lang w:eastAsia="en-US"/>
        </w:rPr>
        <w:t xml:space="preserve">, et plus particulièrement </w:t>
      </w:r>
      <w:r w:rsidR="00312804">
        <w:rPr>
          <w:rFonts w:ascii="Calibri" w:eastAsia="Calibri" w:hAnsi="Calibri" w:cs="Calibri"/>
          <w:sz w:val="21"/>
          <w:szCs w:val="21"/>
          <w:lang w:eastAsia="en-US"/>
        </w:rPr>
        <w:t>son article 92 ;</w:t>
      </w:r>
    </w:p>
    <w:p w14:paraId="5EF8D137" w14:textId="21B8E6FD" w:rsidR="00183FFA" w:rsidRPr="00183FFA" w:rsidRDefault="00183FFA" w:rsidP="003B15F5">
      <w:pPr>
        <w:pStyle w:val="Paragraphedeliste"/>
        <w:numPr>
          <w:ilvl w:val="0"/>
          <w:numId w:val="2"/>
        </w:numPr>
        <w:jc w:val="both"/>
        <w:rPr>
          <w:rFonts w:asciiTheme="minorHAnsi" w:hAnsiTheme="minorHAnsi" w:cstheme="minorHAnsi"/>
          <w:sz w:val="21"/>
          <w:szCs w:val="21"/>
        </w:rPr>
      </w:pPr>
      <w:hyperlink r:id="rId18" w:history="1">
        <w:r w:rsidRPr="00183FFA">
          <w:rPr>
            <w:rFonts w:ascii="Calibri" w:eastAsia="Calibri" w:hAnsi="Calibri" w:cs="Calibri"/>
            <w:color w:val="0563C1"/>
            <w:sz w:val="21"/>
            <w:szCs w:val="21"/>
            <w:u w:val="single"/>
            <w:lang w:eastAsia="en-US"/>
          </w:rPr>
          <w:t>L’arrêté royal du 18 avril 2017</w:t>
        </w:r>
      </w:hyperlink>
      <w:r w:rsidRPr="00183FFA">
        <w:rPr>
          <w:rFonts w:ascii="Calibri" w:eastAsia="Calibri" w:hAnsi="Calibri" w:cs="Calibri"/>
          <w:sz w:val="21"/>
          <w:szCs w:val="21"/>
          <w:lang w:eastAsia="en-US"/>
        </w:rPr>
        <w:t xml:space="preserve"> relatif à la passation des marchés publics dans les secteurs classiques, ci-après « ARP »</w:t>
      </w:r>
      <w:r w:rsidR="00312804">
        <w:rPr>
          <w:rFonts w:ascii="Calibri" w:eastAsia="Calibri" w:hAnsi="Calibri" w:cs="Calibri"/>
          <w:sz w:val="21"/>
          <w:szCs w:val="21"/>
          <w:lang w:eastAsia="en-US"/>
        </w:rPr>
        <w:t xml:space="preserve">, plus particulièrement les articles 4, </w:t>
      </w:r>
      <w:r w:rsidR="00870AD4">
        <w:rPr>
          <w:rFonts w:ascii="Calibri" w:eastAsia="Calibri" w:hAnsi="Calibri" w:cs="Calibri"/>
          <w:sz w:val="21"/>
          <w:szCs w:val="21"/>
          <w:lang w:eastAsia="en-US"/>
        </w:rPr>
        <w:t>§3,6,7 et 124.</w:t>
      </w:r>
    </w:p>
    <w:p w14:paraId="58C62C84" w14:textId="77777777" w:rsidR="00985029" w:rsidRPr="00183FFA" w:rsidRDefault="00985029" w:rsidP="00985029">
      <w:pPr>
        <w:pStyle w:val="Paragraphedeliste"/>
        <w:jc w:val="both"/>
        <w:rPr>
          <w:rFonts w:asciiTheme="minorHAnsi" w:hAnsiTheme="minorHAnsi" w:cstheme="minorHAnsi"/>
          <w:sz w:val="21"/>
          <w:szCs w:val="21"/>
        </w:rPr>
      </w:pPr>
    </w:p>
    <w:p w14:paraId="2D66AD3F" w14:textId="77777777" w:rsidR="00D25E3A" w:rsidRDefault="00D25E3A" w:rsidP="0013324D">
      <w:pPr>
        <w:jc w:val="both"/>
        <w:rPr>
          <w:rFonts w:asciiTheme="minorHAnsi" w:hAnsiTheme="minorHAnsi" w:cstheme="minorHAnsi"/>
          <w:sz w:val="21"/>
          <w:szCs w:val="21"/>
        </w:rPr>
      </w:pPr>
    </w:p>
    <w:p w14:paraId="412715F5" w14:textId="77777777" w:rsidR="00F46C76" w:rsidRPr="00F46C76" w:rsidRDefault="00F46C76" w:rsidP="00F46C76">
      <w:pPr>
        <w:jc w:val="both"/>
        <w:rPr>
          <w:rFonts w:asciiTheme="minorHAnsi" w:hAnsiTheme="minorHAnsi" w:cstheme="minorHAnsi"/>
          <w:sz w:val="21"/>
          <w:szCs w:val="21"/>
        </w:rPr>
      </w:pPr>
      <w:r w:rsidRPr="00F46C76">
        <w:rPr>
          <w:rFonts w:asciiTheme="minorHAnsi" w:hAnsiTheme="minorHAnsi" w:cstheme="minorHAnsi"/>
          <w:sz w:val="21"/>
          <w:szCs w:val="21"/>
        </w:rPr>
        <w:t xml:space="preserve">Considérant que le pouvoir adjudicateur, </w:t>
      </w:r>
      <w:sdt>
        <w:sdtPr>
          <w:rPr>
            <w:rFonts w:asciiTheme="minorHAnsi" w:hAnsiTheme="minorHAnsi" w:cstheme="minorHAnsi"/>
            <w:sz w:val="21"/>
            <w:szCs w:val="21"/>
          </w:rPr>
          <w:id w:val="-187140281"/>
          <w:placeholder>
            <w:docPart w:val="10A6141416BA4F73850277A4FC2E3347"/>
          </w:placeholder>
          <w:showingPlcHdr/>
        </w:sdtPr>
        <w:sdtEndPr/>
        <w:sdtContent>
          <w:r w:rsidRPr="00F46C76">
            <w:rPr>
              <w:rFonts w:asciiTheme="minorHAnsi" w:hAnsiTheme="minorHAnsi" w:cstheme="minorHAnsi"/>
              <w:sz w:val="21"/>
              <w:szCs w:val="21"/>
              <w:highlight w:val="lightGray"/>
            </w:rPr>
            <w:t>[à compléter par : identification du pouvoir adjudicateur]</w:t>
          </w:r>
        </w:sdtContent>
      </w:sdt>
      <w:r w:rsidRPr="00F46C76">
        <w:rPr>
          <w:rFonts w:asciiTheme="minorHAnsi" w:hAnsiTheme="minorHAnsi" w:cstheme="minorHAnsi"/>
          <w:sz w:val="21"/>
          <w:szCs w:val="21"/>
        </w:rPr>
        <w:t xml:space="preserve">, a initié une procédure de mise en concurrence pour l’attribution d’un marché portant sur </w:t>
      </w:r>
      <w:sdt>
        <w:sdtPr>
          <w:rPr>
            <w:rFonts w:asciiTheme="minorHAnsi" w:hAnsiTheme="minorHAnsi" w:cstheme="minorHAnsi"/>
            <w:sz w:val="21"/>
            <w:szCs w:val="21"/>
          </w:rPr>
          <w:id w:val="-177656528"/>
          <w:placeholder>
            <w:docPart w:val="B1692B45215943C28C28511E4AE2B25F"/>
          </w:placeholder>
          <w:showingPlcHdr/>
        </w:sdtPr>
        <w:sdtEndPr/>
        <w:sdtContent>
          <w:r w:rsidRPr="00F46C76">
            <w:rPr>
              <w:rFonts w:asciiTheme="minorHAnsi" w:hAnsiTheme="minorHAnsi" w:cstheme="minorHAnsi"/>
              <w:sz w:val="21"/>
              <w:szCs w:val="21"/>
              <w:highlight w:val="lightGray"/>
            </w:rPr>
            <w:t>[à compléter par : l’intitulé du marché qui résume l’objet du marché]</w:t>
          </w:r>
        </w:sdtContent>
      </w:sdt>
      <w:r w:rsidRPr="00F46C76">
        <w:rPr>
          <w:rFonts w:asciiTheme="minorHAnsi" w:hAnsiTheme="minorHAnsi" w:cstheme="minorHAnsi"/>
          <w:sz w:val="21"/>
          <w:szCs w:val="21"/>
        </w:rPr>
        <w:t> ; qu’il s’agit d’un marché de faible montant au sens de l’article 92 de la loi du 17 juin 2016.</w:t>
      </w:r>
    </w:p>
    <w:p w14:paraId="43169BF9" w14:textId="77777777" w:rsidR="00D25E3A" w:rsidRDefault="00D25E3A" w:rsidP="0013324D">
      <w:pPr>
        <w:jc w:val="both"/>
        <w:rPr>
          <w:rFonts w:asciiTheme="minorHAnsi" w:hAnsiTheme="minorHAnsi" w:cstheme="minorHAnsi"/>
          <w:sz w:val="21"/>
          <w:szCs w:val="21"/>
        </w:rPr>
      </w:pPr>
    </w:p>
    <w:p w14:paraId="2787BD09" w14:textId="19FD2449" w:rsidR="003B59BC" w:rsidRDefault="0002440A" w:rsidP="003B59BC">
      <w:pPr>
        <w:jc w:val="both"/>
        <w:rPr>
          <w:rFonts w:asciiTheme="minorHAnsi" w:hAnsiTheme="minorHAnsi" w:cstheme="minorHAnsi"/>
          <w:color w:val="000000"/>
          <w:sz w:val="21"/>
          <w:szCs w:val="21"/>
        </w:rPr>
      </w:pPr>
      <w:sdt>
        <w:sdtPr>
          <w:rPr>
            <w:rFonts w:asciiTheme="minorHAnsi" w:hAnsiTheme="minorHAnsi" w:cstheme="minorHAnsi"/>
            <w:color w:val="000000"/>
            <w:sz w:val="21"/>
            <w:szCs w:val="21"/>
          </w:rPr>
          <w:id w:val="-1433280536"/>
          <w14:checkbox>
            <w14:checked w14:val="0"/>
            <w14:checkedState w14:val="2612" w14:font="MS Gothic"/>
            <w14:uncheckedState w14:val="2610" w14:font="MS Gothic"/>
          </w14:checkbox>
        </w:sdtPr>
        <w:sdtEndPr/>
        <w:sdtContent>
          <w:r w:rsidR="003B59BC">
            <w:rPr>
              <w:rFonts w:ascii="MS Gothic" w:eastAsia="MS Gothic" w:hAnsi="MS Gothic" w:cstheme="minorHAnsi" w:hint="eastAsia"/>
              <w:color w:val="000000"/>
              <w:sz w:val="21"/>
              <w:szCs w:val="21"/>
            </w:rPr>
            <w:t>☐</w:t>
          </w:r>
        </w:sdtContent>
      </w:sdt>
      <w:r w:rsidR="003B59BC">
        <w:rPr>
          <w:rFonts w:asciiTheme="minorHAnsi" w:hAnsiTheme="minorHAnsi" w:cstheme="minorHAnsi"/>
          <w:color w:val="000000"/>
          <w:sz w:val="21"/>
          <w:szCs w:val="21"/>
        </w:rPr>
        <w:t xml:space="preserve"> </w:t>
      </w:r>
      <w:r w:rsidR="003B59BC" w:rsidRPr="003B59BC">
        <w:rPr>
          <w:rFonts w:asciiTheme="minorHAnsi" w:hAnsiTheme="minorHAnsi" w:cstheme="minorHAnsi"/>
          <w:color w:val="000000"/>
          <w:sz w:val="21"/>
          <w:szCs w:val="21"/>
        </w:rPr>
        <w:t xml:space="preserve">Considérant que les conditions des opérateurs économiques suivants ont été directement consultées par le pouvoir adjudicateur et que leurs conditions sont les </w:t>
      </w:r>
      <w:commentRangeStart w:id="7"/>
      <w:r w:rsidR="003B59BC" w:rsidRPr="003B59BC">
        <w:rPr>
          <w:rFonts w:asciiTheme="minorHAnsi" w:hAnsiTheme="minorHAnsi" w:cstheme="minorHAnsi"/>
          <w:color w:val="000000"/>
          <w:sz w:val="21"/>
          <w:szCs w:val="21"/>
        </w:rPr>
        <w:t>suivantes</w:t>
      </w:r>
      <w:commentRangeEnd w:id="7"/>
      <w:r w:rsidR="00E60B49">
        <w:rPr>
          <w:rStyle w:val="Marquedecommentaire"/>
        </w:rPr>
        <w:commentReference w:id="7"/>
      </w:r>
      <w:r w:rsidR="003B59BC" w:rsidRPr="003B59BC">
        <w:rPr>
          <w:rFonts w:asciiTheme="minorHAnsi" w:hAnsiTheme="minorHAnsi" w:cstheme="minorHAnsi"/>
          <w:color w:val="000000"/>
          <w:sz w:val="21"/>
          <w:szCs w:val="21"/>
        </w:rPr>
        <w:t> :</w:t>
      </w:r>
    </w:p>
    <w:p w14:paraId="4F0BB28A" w14:textId="77777777" w:rsidR="00552444" w:rsidRDefault="00552444" w:rsidP="003B59BC">
      <w:pPr>
        <w:jc w:val="both"/>
        <w:rPr>
          <w:rFonts w:asciiTheme="minorHAnsi" w:hAnsiTheme="minorHAnsi" w:cstheme="minorHAnsi"/>
          <w:color w:val="000000"/>
          <w:sz w:val="21"/>
          <w:szCs w:val="21"/>
        </w:rPr>
      </w:pPr>
    </w:p>
    <w:tbl>
      <w:tblPr>
        <w:tblStyle w:val="Grilledutableau1"/>
        <w:tblW w:w="9067" w:type="dxa"/>
        <w:tblLook w:val="04A0" w:firstRow="1" w:lastRow="0" w:firstColumn="1" w:lastColumn="0" w:noHBand="0" w:noVBand="1"/>
      </w:tblPr>
      <w:tblGrid>
        <w:gridCol w:w="2689"/>
        <w:gridCol w:w="3685"/>
        <w:gridCol w:w="2693"/>
      </w:tblGrid>
      <w:tr w:rsidR="00F04C3F" w:rsidRPr="00F04C3F" w14:paraId="57D3201E" w14:textId="77777777" w:rsidTr="00C6057F">
        <w:tc>
          <w:tcPr>
            <w:tcW w:w="2689" w:type="dxa"/>
          </w:tcPr>
          <w:p w14:paraId="5FC57F4C" w14:textId="77777777" w:rsidR="00F04C3F" w:rsidRPr="00F04C3F" w:rsidRDefault="00F04C3F" w:rsidP="00F04C3F">
            <w:pPr>
              <w:jc w:val="center"/>
              <w:rPr>
                <w:rFonts w:asciiTheme="minorHAnsi" w:hAnsiTheme="minorHAnsi" w:cstheme="minorHAnsi"/>
                <w:b/>
                <w:color w:val="000000"/>
                <w:sz w:val="21"/>
                <w:szCs w:val="21"/>
              </w:rPr>
            </w:pPr>
            <w:r w:rsidRPr="00F04C3F">
              <w:rPr>
                <w:rFonts w:asciiTheme="minorHAnsi" w:hAnsiTheme="minorHAnsi" w:cstheme="minorHAnsi"/>
                <w:b/>
                <w:color w:val="000000"/>
                <w:sz w:val="21"/>
                <w:szCs w:val="21"/>
              </w:rPr>
              <w:t>Nom des opérateurs économiques</w:t>
            </w:r>
          </w:p>
        </w:tc>
        <w:tc>
          <w:tcPr>
            <w:tcW w:w="3685" w:type="dxa"/>
          </w:tcPr>
          <w:p w14:paraId="36B17A86" w14:textId="77777777" w:rsidR="00F04C3F" w:rsidRPr="00F04C3F" w:rsidRDefault="00F04C3F" w:rsidP="00F04C3F">
            <w:pPr>
              <w:jc w:val="center"/>
              <w:rPr>
                <w:rFonts w:asciiTheme="minorHAnsi" w:hAnsiTheme="minorHAnsi" w:cstheme="minorHAnsi"/>
                <w:b/>
                <w:color w:val="000000"/>
                <w:sz w:val="21"/>
                <w:szCs w:val="21"/>
              </w:rPr>
            </w:pPr>
            <w:r w:rsidRPr="00F04C3F">
              <w:rPr>
                <w:rFonts w:asciiTheme="minorHAnsi" w:hAnsiTheme="minorHAnsi" w:cstheme="minorHAnsi"/>
                <w:b/>
                <w:color w:val="000000"/>
                <w:sz w:val="21"/>
                <w:szCs w:val="21"/>
              </w:rPr>
              <w:t>Modalités de consultation des conditions par le PA (lieux, supports, sources)</w:t>
            </w:r>
          </w:p>
        </w:tc>
        <w:tc>
          <w:tcPr>
            <w:tcW w:w="2693" w:type="dxa"/>
          </w:tcPr>
          <w:p w14:paraId="51B64071" w14:textId="77777777" w:rsidR="00F04C3F" w:rsidRPr="00F04C3F" w:rsidRDefault="00F04C3F" w:rsidP="00F04C3F">
            <w:pPr>
              <w:jc w:val="center"/>
              <w:rPr>
                <w:rFonts w:asciiTheme="minorHAnsi" w:hAnsiTheme="minorHAnsi" w:cstheme="minorHAnsi"/>
                <w:b/>
                <w:color w:val="000000"/>
                <w:sz w:val="21"/>
                <w:szCs w:val="21"/>
              </w:rPr>
            </w:pPr>
            <w:r w:rsidRPr="00F04C3F">
              <w:rPr>
                <w:rFonts w:asciiTheme="minorHAnsi" w:hAnsiTheme="minorHAnsi" w:cstheme="minorHAnsi"/>
                <w:b/>
                <w:color w:val="000000"/>
                <w:sz w:val="21"/>
                <w:szCs w:val="21"/>
              </w:rPr>
              <w:t>Conditions</w:t>
            </w:r>
          </w:p>
        </w:tc>
      </w:tr>
      <w:tr w:rsidR="00F04C3F" w:rsidRPr="00F04C3F" w14:paraId="410FA528" w14:textId="77777777" w:rsidTr="00C6057F">
        <w:tc>
          <w:tcPr>
            <w:tcW w:w="2689" w:type="dxa"/>
          </w:tcPr>
          <w:sdt>
            <w:sdtPr>
              <w:rPr>
                <w:rFonts w:asciiTheme="minorHAnsi" w:hAnsiTheme="minorHAnsi" w:cstheme="minorHAnsi"/>
                <w:color w:val="000000"/>
                <w:sz w:val="21"/>
                <w:szCs w:val="21"/>
              </w:rPr>
              <w:id w:val="957137094"/>
              <w:placeholder>
                <w:docPart w:val="15FC236266724591AF075446618EE26A"/>
              </w:placeholder>
              <w:showingPlcHdr/>
            </w:sdtPr>
            <w:sdtEndPr/>
            <w:sdtContent>
              <w:p w14:paraId="5983FC68"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sdtContent>
          </w:sdt>
          <w:p w14:paraId="377715FF" w14:textId="77777777" w:rsidR="00F04C3F" w:rsidRPr="00F04C3F" w:rsidRDefault="00F04C3F" w:rsidP="00F04C3F">
            <w:pPr>
              <w:jc w:val="center"/>
              <w:rPr>
                <w:rFonts w:asciiTheme="minorHAnsi" w:hAnsiTheme="minorHAnsi" w:cstheme="minorHAnsi"/>
                <w:color w:val="000000"/>
                <w:sz w:val="21"/>
                <w:szCs w:val="21"/>
              </w:rPr>
            </w:pPr>
          </w:p>
        </w:tc>
        <w:sdt>
          <w:sdtPr>
            <w:rPr>
              <w:rFonts w:asciiTheme="minorHAnsi" w:hAnsiTheme="minorHAnsi" w:cstheme="minorHAnsi"/>
              <w:color w:val="000000"/>
              <w:sz w:val="21"/>
              <w:szCs w:val="21"/>
            </w:rPr>
            <w:id w:val="-1825962797"/>
            <w:placeholder>
              <w:docPart w:val="D915FC22D0D84796985550184BE7E9BF"/>
            </w:placeholder>
            <w:showingPlcHdr/>
          </w:sdtPr>
          <w:sdtEndPr/>
          <w:sdtContent>
            <w:tc>
              <w:tcPr>
                <w:tcW w:w="3685" w:type="dxa"/>
              </w:tcPr>
              <w:p w14:paraId="6E93A6E9"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tc>
          </w:sdtContent>
        </w:sdt>
        <w:sdt>
          <w:sdtPr>
            <w:rPr>
              <w:rFonts w:asciiTheme="minorHAnsi" w:hAnsiTheme="minorHAnsi" w:cstheme="minorHAnsi"/>
              <w:color w:val="000000"/>
              <w:sz w:val="21"/>
              <w:szCs w:val="21"/>
            </w:rPr>
            <w:id w:val="-1206480520"/>
            <w:placeholder>
              <w:docPart w:val="8EBA2BB669704AB8B82594CEC0552686"/>
            </w:placeholder>
            <w:showingPlcHdr/>
          </w:sdtPr>
          <w:sdtEndPr/>
          <w:sdtContent>
            <w:tc>
              <w:tcPr>
                <w:tcW w:w="2693" w:type="dxa"/>
              </w:tcPr>
              <w:p w14:paraId="3177193A"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tc>
          </w:sdtContent>
        </w:sdt>
      </w:tr>
      <w:tr w:rsidR="00F04C3F" w:rsidRPr="00F04C3F" w14:paraId="379C26FB" w14:textId="77777777" w:rsidTr="00C6057F">
        <w:tc>
          <w:tcPr>
            <w:tcW w:w="2689" w:type="dxa"/>
          </w:tcPr>
          <w:sdt>
            <w:sdtPr>
              <w:rPr>
                <w:rFonts w:asciiTheme="minorHAnsi" w:hAnsiTheme="minorHAnsi" w:cstheme="minorHAnsi"/>
                <w:color w:val="000000"/>
                <w:sz w:val="21"/>
                <w:szCs w:val="21"/>
              </w:rPr>
              <w:id w:val="1946884198"/>
              <w:placeholder>
                <w:docPart w:val="CD227FE1C55544DAA371781E3DF52B41"/>
              </w:placeholder>
              <w:showingPlcHdr/>
            </w:sdtPr>
            <w:sdtEndPr/>
            <w:sdtContent>
              <w:p w14:paraId="103FB644"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sdtContent>
          </w:sdt>
          <w:p w14:paraId="77401429" w14:textId="77777777" w:rsidR="00F04C3F" w:rsidRPr="00F04C3F" w:rsidRDefault="00F04C3F" w:rsidP="00F04C3F">
            <w:pPr>
              <w:jc w:val="center"/>
              <w:rPr>
                <w:rFonts w:asciiTheme="minorHAnsi" w:hAnsiTheme="minorHAnsi" w:cstheme="minorHAnsi"/>
                <w:color w:val="000000"/>
                <w:sz w:val="21"/>
                <w:szCs w:val="21"/>
              </w:rPr>
            </w:pPr>
          </w:p>
        </w:tc>
        <w:sdt>
          <w:sdtPr>
            <w:rPr>
              <w:rFonts w:asciiTheme="minorHAnsi" w:hAnsiTheme="minorHAnsi" w:cstheme="minorHAnsi"/>
              <w:color w:val="000000"/>
              <w:sz w:val="21"/>
              <w:szCs w:val="21"/>
            </w:rPr>
            <w:id w:val="-1373536483"/>
            <w:placeholder>
              <w:docPart w:val="99F9BA0E4F804B6AB07F4D8AA743ACA2"/>
            </w:placeholder>
            <w:showingPlcHdr/>
          </w:sdtPr>
          <w:sdtEndPr/>
          <w:sdtContent>
            <w:tc>
              <w:tcPr>
                <w:tcW w:w="3685" w:type="dxa"/>
              </w:tcPr>
              <w:p w14:paraId="70525158"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tc>
          </w:sdtContent>
        </w:sdt>
        <w:sdt>
          <w:sdtPr>
            <w:rPr>
              <w:rFonts w:asciiTheme="minorHAnsi" w:hAnsiTheme="minorHAnsi" w:cstheme="minorHAnsi"/>
              <w:color w:val="000000"/>
              <w:sz w:val="21"/>
              <w:szCs w:val="21"/>
            </w:rPr>
            <w:id w:val="695505403"/>
            <w:placeholder>
              <w:docPart w:val="0039AB62884A4483AF4E6580582ABEE4"/>
            </w:placeholder>
            <w:showingPlcHdr/>
          </w:sdtPr>
          <w:sdtEndPr/>
          <w:sdtContent>
            <w:tc>
              <w:tcPr>
                <w:tcW w:w="2693" w:type="dxa"/>
              </w:tcPr>
              <w:p w14:paraId="21077EE7"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tc>
          </w:sdtContent>
        </w:sdt>
      </w:tr>
      <w:tr w:rsidR="00F04C3F" w:rsidRPr="00F04C3F" w14:paraId="470E8FF0" w14:textId="77777777" w:rsidTr="00C6057F">
        <w:tc>
          <w:tcPr>
            <w:tcW w:w="2689" w:type="dxa"/>
          </w:tcPr>
          <w:sdt>
            <w:sdtPr>
              <w:rPr>
                <w:rFonts w:asciiTheme="minorHAnsi" w:hAnsiTheme="minorHAnsi" w:cstheme="minorHAnsi"/>
                <w:color w:val="000000"/>
                <w:sz w:val="21"/>
                <w:szCs w:val="21"/>
              </w:rPr>
              <w:id w:val="1654947717"/>
              <w:placeholder>
                <w:docPart w:val="5A8363E4C8534966BF215285593584C9"/>
              </w:placeholder>
              <w:showingPlcHdr/>
            </w:sdtPr>
            <w:sdtEndPr/>
            <w:sdtContent>
              <w:p w14:paraId="7C903476"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sdtContent>
          </w:sdt>
          <w:p w14:paraId="4339856F" w14:textId="77777777" w:rsidR="00F04C3F" w:rsidRPr="00F04C3F" w:rsidRDefault="00F04C3F" w:rsidP="00F04C3F">
            <w:pPr>
              <w:jc w:val="center"/>
              <w:rPr>
                <w:rFonts w:asciiTheme="minorHAnsi" w:hAnsiTheme="minorHAnsi" w:cstheme="minorHAnsi"/>
                <w:color w:val="000000"/>
                <w:sz w:val="21"/>
                <w:szCs w:val="21"/>
              </w:rPr>
            </w:pPr>
          </w:p>
        </w:tc>
        <w:sdt>
          <w:sdtPr>
            <w:rPr>
              <w:rFonts w:asciiTheme="minorHAnsi" w:hAnsiTheme="minorHAnsi" w:cstheme="minorHAnsi"/>
              <w:color w:val="000000"/>
              <w:sz w:val="21"/>
              <w:szCs w:val="21"/>
            </w:rPr>
            <w:id w:val="1111012773"/>
            <w:placeholder>
              <w:docPart w:val="BAF71AD52F8A4F868C7C8C813D26297A"/>
            </w:placeholder>
            <w:showingPlcHdr/>
          </w:sdtPr>
          <w:sdtEndPr/>
          <w:sdtContent>
            <w:tc>
              <w:tcPr>
                <w:tcW w:w="3685" w:type="dxa"/>
              </w:tcPr>
              <w:p w14:paraId="10C0C2D4"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tc>
          </w:sdtContent>
        </w:sdt>
        <w:sdt>
          <w:sdtPr>
            <w:rPr>
              <w:rFonts w:asciiTheme="minorHAnsi" w:hAnsiTheme="minorHAnsi" w:cstheme="minorHAnsi"/>
              <w:color w:val="000000"/>
              <w:sz w:val="21"/>
              <w:szCs w:val="21"/>
            </w:rPr>
            <w:id w:val="455453578"/>
            <w:placeholder>
              <w:docPart w:val="A467403C8E6143989EEDAAD200589118"/>
            </w:placeholder>
            <w:showingPlcHdr/>
          </w:sdtPr>
          <w:sdtEndPr/>
          <w:sdtContent>
            <w:tc>
              <w:tcPr>
                <w:tcW w:w="2693" w:type="dxa"/>
              </w:tcPr>
              <w:p w14:paraId="4DFEE7C7" w14:textId="77777777" w:rsidR="00F04C3F" w:rsidRPr="00F04C3F" w:rsidRDefault="00F04C3F" w:rsidP="00F04C3F">
                <w:pPr>
                  <w:jc w:val="center"/>
                  <w:rPr>
                    <w:rFonts w:asciiTheme="minorHAnsi" w:hAnsiTheme="minorHAnsi" w:cstheme="minorHAnsi"/>
                    <w:color w:val="000000"/>
                    <w:sz w:val="21"/>
                    <w:szCs w:val="21"/>
                  </w:rPr>
                </w:pPr>
                <w:r w:rsidRPr="00F04C3F">
                  <w:rPr>
                    <w:rFonts w:asciiTheme="minorHAnsi" w:hAnsiTheme="minorHAnsi" w:cstheme="minorHAnsi"/>
                    <w:color w:val="000000"/>
                    <w:sz w:val="21"/>
                    <w:szCs w:val="21"/>
                    <w:highlight w:val="lightGray"/>
                  </w:rPr>
                  <w:t>[à compléter]</w:t>
                </w:r>
              </w:p>
            </w:tc>
          </w:sdtContent>
        </w:sdt>
      </w:tr>
    </w:tbl>
    <w:p w14:paraId="08BE5B2D" w14:textId="77777777" w:rsidR="00552444" w:rsidRPr="003B59BC" w:rsidDel="00855359" w:rsidRDefault="00552444" w:rsidP="003B59BC">
      <w:pPr>
        <w:jc w:val="both"/>
        <w:rPr>
          <w:del w:id="8" w:author="Note au rédacteur " w:date="2025-07-02T08:11:00Z"/>
          <w:rFonts w:ascii="Century Gothic" w:hAnsi="Century Gothic" w:cs="Arial"/>
          <w:color w:val="000000"/>
          <w:sz w:val="21"/>
          <w:szCs w:val="21"/>
        </w:rPr>
      </w:pPr>
    </w:p>
    <w:p w14:paraId="2803E371" w14:textId="03A60792" w:rsidR="00626100" w:rsidDel="00855359" w:rsidRDefault="00626100" w:rsidP="00CA590B">
      <w:pPr>
        <w:jc w:val="both"/>
        <w:rPr>
          <w:del w:id="9" w:author="Note au rédacteur " w:date="2025-07-02T08:11:00Z"/>
          <w:rFonts w:asciiTheme="minorHAnsi" w:hAnsiTheme="minorHAnsi" w:cstheme="minorHAnsi"/>
          <w:sz w:val="21"/>
          <w:szCs w:val="21"/>
        </w:rPr>
      </w:pPr>
    </w:p>
    <w:p w14:paraId="40F44F81" w14:textId="77777777" w:rsidR="00854C4C" w:rsidRPr="00854C4C" w:rsidRDefault="00854C4C" w:rsidP="00854C4C">
      <w:pPr>
        <w:jc w:val="both"/>
        <w:rPr>
          <w:rFonts w:asciiTheme="minorHAnsi" w:hAnsiTheme="minorHAnsi" w:cstheme="minorHAnsi"/>
          <w:sz w:val="21"/>
          <w:szCs w:val="21"/>
        </w:rPr>
      </w:pPr>
    </w:p>
    <w:p w14:paraId="779AE85E" w14:textId="0C13F781" w:rsidR="00854C4C" w:rsidRDefault="0002440A" w:rsidP="00854C4C">
      <w:pPr>
        <w:jc w:val="both"/>
        <w:rPr>
          <w:rFonts w:asciiTheme="minorHAnsi" w:hAnsiTheme="minorHAnsi" w:cstheme="minorHAnsi"/>
          <w:sz w:val="21"/>
          <w:szCs w:val="21"/>
        </w:rPr>
      </w:pPr>
      <w:sdt>
        <w:sdtPr>
          <w:rPr>
            <w:rFonts w:asciiTheme="minorHAnsi" w:hAnsiTheme="minorHAnsi" w:cstheme="minorHAnsi"/>
            <w:sz w:val="21"/>
            <w:szCs w:val="21"/>
          </w:rPr>
          <w:id w:val="300512511"/>
          <w14:checkbox>
            <w14:checked w14:val="0"/>
            <w14:checkedState w14:val="2612" w14:font="MS Gothic"/>
            <w14:uncheckedState w14:val="2610" w14:font="MS Gothic"/>
          </w14:checkbox>
        </w:sdtPr>
        <w:sdtEndPr/>
        <w:sdtContent>
          <w:r w:rsidR="00064C4A">
            <w:rPr>
              <w:rFonts w:ascii="MS Gothic" w:eastAsia="MS Gothic" w:hAnsi="MS Gothic" w:cstheme="minorHAnsi" w:hint="eastAsia"/>
              <w:sz w:val="21"/>
              <w:szCs w:val="21"/>
            </w:rPr>
            <w:t>☐</w:t>
          </w:r>
        </w:sdtContent>
      </w:sdt>
      <w:r w:rsidR="00064C4A">
        <w:rPr>
          <w:rFonts w:asciiTheme="minorHAnsi" w:hAnsiTheme="minorHAnsi" w:cstheme="minorHAnsi"/>
          <w:sz w:val="21"/>
          <w:szCs w:val="21"/>
        </w:rPr>
        <w:t xml:space="preserve"> </w:t>
      </w:r>
      <w:commentRangeStart w:id="10"/>
      <w:r w:rsidR="00854C4C" w:rsidRPr="00854C4C">
        <w:rPr>
          <w:rFonts w:asciiTheme="minorHAnsi" w:hAnsiTheme="minorHAnsi" w:cstheme="minorHAnsi"/>
          <w:sz w:val="21"/>
          <w:szCs w:val="21"/>
        </w:rPr>
        <w:t xml:space="preserve">Considérant que le seul critère d’attribution du marché est le prix ; </w:t>
      </w:r>
      <w:r w:rsidR="004E5C74">
        <w:rPr>
          <w:rFonts w:asciiTheme="minorHAnsi" w:hAnsiTheme="minorHAnsi" w:cstheme="minorHAnsi"/>
          <w:sz w:val="21"/>
          <w:szCs w:val="21"/>
        </w:rPr>
        <w:t xml:space="preserve">l’offre économiquement la plus avantageuse est celle de </w:t>
      </w:r>
      <w:sdt>
        <w:sdtPr>
          <w:rPr>
            <w:rFonts w:asciiTheme="minorHAnsi" w:hAnsiTheme="minorHAnsi" w:cstheme="minorHAnsi"/>
            <w:sz w:val="21"/>
            <w:szCs w:val="21"/>
          </w:rPr>
          <w:id w:val="708371645"/>
          <w:placeholder>
            <w:docPart w:val="46502E9BD5B249E4B1E9C230B289B70C"/>
          </w:placeholder>
          <w:showingPlcHdr/>
        </w:sdtPr>
        <w:sdtEndPr/>
        <w:sdtContent>
          <w:r w:rsidR="00854C4C" w:rsidRPr="00744E16">
            <w:rPr>
              <w:rFonts w:asciiTheme="minorHAnsi" w:hAnsiTheme="minorHAnsi" w:cstheme="minorHAnsi"/>
              <w:sz w:val="21"/>
              <w:szCs w:val="21"/>
              <w:highlight w:val="lightGray"/>
            </w:rPr>
            <w:t>[à compléter par : identification de l’opérateur économique le moins cher]</w:t>
          </w:r>
        </w:sdtContent>
      </w:sdt>
      <w:r w:rsidR="00854C4C" w:rsidRPr="00854C4C">
        <w:rPr>
          <w:rFonts w:asciiTheme="minorHAnsi" w:hAnsiTheme="minorHAnsi" w:cstheme="minorHAnsi"/>
          <w:sz w:val="21"/>
          <w:szCs w:val="21"/>
        </w:rPr>
        <w:t xml:space="preserve"> est la moins chère ;</w:t>
      </w:r>
      <w:commentRangeEnd w:id="10"/>
      <w:r w:rsidR="00E44CCE">
        <w:rPr>
          <w:rStyle w:val="Marquedecommentaire"/>
        </w:rPr>
        <w:commentReference w:id="10"/>
      </w:r>
    </w:p>
    <w:p w14:paraId="554D08FF" w14:textId="77777777" w:rsidR="00473879" w:rsidRDefault="00473879" w:rsidP="00854C4C">
      <w:pPr>
        <w:jc w:val="both"/>
        <w:rPr>
          <w:rFonts w:asciiTheme="minorHAnsi" w:hAnsiTheme="minorHAnsi" w:cstheme="minorHAnsi"/>
          <w:sz w:val="21"/>
          <w:szCs w:val="21"/>
        </w:rPr>
      </w:pPr>
    </w:p>
    <w:p w14:paraId="444DB6B2" w14:textId="18A1F250" w:rsidR="00473879" w:rsidRPr="00473879" w:rsidRDefault="0002440A" w:rsidP="00473879">
      <w:pPr>
        <w:jc w:val="both"/>
        <w:rPr>
          <w:rFonts w:asciiTheme="minorHAnsi" w:hAnsiTheme="minorHAnsi" w:cstheme="minorHAnsi"/>
          <w:sz w:val="21"/>
          <w:szCs w:val="21"/>
        </w:rPr>
      </w:pPr>
      <w:sdt>
        <w:sdtPr>
          <w:rPr>
            <w:rFonts w:asciiTheme="minorHAnsi" w:hAnsiTheme="minorHAnsi" w:cstheme="minorHAnsi"/>
            <w:sz w:val="21"/>
            <w:szCs w:val="21"/>
          </w:rPr>
          <w:id w:val="1503239437"/>
          <w14:checkbox>
            <w14:checked w14:val="0"/>
            <w14:checkedState w14:val="2612" w14:font="MS Gothic"/>
            <w14:uncheckedState w14:val="2610" w14:font="MS Gothic"/>
          </w14:checkbox>
        </w:sdtPr>
        <w:sdtEndPr/>
        <w:sdtContent>
          <w:r w:rsidR="00F86B16">
            <w:rPr>
              <w:rFonts w:ascii="MS Gothic" w:eastAsia="MS Gothic" w:hAnsi="MS Gothic" w:cstheme="minorHAnsi" w:hint="eastAsia"/>
              <w:sz w:val="21"/>
              <w:szCs w:val="21"/>
            </w:rPr>
            <w:t>☐</w:t>
          </w:r>
        </w:sdtContent>
      </w:sdt>
      <w:r w:rsidR="00F86B16">
        <w:rPr>
          <w:rFonts w:asciiTheme="minorHAnsi" w:hAnsiTheme="minorHAnsi" w:cstheme="minorHAnsi"/>
          <w:sz w:val="21"/>
          <w:szCs w:val="21"/>
        </w:rPr>
        <w:t xml:space="preserve"> </w:t>
      </w:r>
      <w:commentRangeStart w:id="11"/>
      <w:r w:rsidR="00473879" w:rsidRPr="00473879">
        <w:rPr>
          <w:rFonts w:asciiTheme="minorHAnsi" w:hAnsiTheme="minorHAnsi" w:cstheme="minorHAnsi"/>
          <w:sz w:val="21"/>
          <w:szCs w:val="21"/>
        </w:rPr>
        <w:t>Considérant que les critères d’attribution sont les suivants :</w:t>
      </w:r>
    </w:p>
    <w:p w14:paraId="7466B2A9" w14:textId="77777777" w:rsidR="00473879" w:rsidRPr="00473879" w:rsidRDefault="00473879" w:rsidP="00473879">
      <w:pPr>
        <w:tabs>
          <w:tab w:val="left" w:pos="709"/>
          <w:tab w:val="left" w:pos="3402"/>
          <w:tab w:val="left" w:pos="4536"/>
          <w:tab w:val="left" w:pos="7513"/>
        </w:tabs>
        <w:ind w:left="284"/>
        <w:jc w:val="both"/>
        <w:rPr>
          <w:rFonts w:asciiTheme="minorHAnsi" w:hAnsiTheme="minorHAnsi" w:cstheme="minorHAnsi"/>
          <w:sz w:val="21"/>
          <w:szCs w:val="21"/>
        </w:rPr>
      </w:pPr>
      <w:r w:rsidRPr="00473879">
        <w:rPr>
          <w:rFonts w:asciiTheme="minorHAnsi" w:hAnsiTheme="minorHAnsi" w:cstheme="minorHAnsi"/>
          <w:sz w:val="21"/>
          <w:szCs w:val="21"/>
        </w:rPr>
        <w:t>1.</w:t>
      </w:r>
      <w:r w:rsidRPr="00473879">
        <w:rPr>
          <w:rFonts w:asciiTheme="minorHAnsi" w:hAnsiTheme="minorHAnsi" w:cstheme="minorHAnsi"/>
          <w:sz w:val="21"/>
          <w:szCs w:val="21"/>
        </w:rPr>
        <w:tab/>
      </w:r>
      <w:sdt>
        <w:sdtPr>
          <w:rPr>
            <w:rFonts w:asciiTheme="minorHAnsi" w:hAnsiTheme="minorHAnsi" w:cstheme="minorHAnsi"/>
            <w:sz w:val="21"/>
            <w:szCs w:val="21"/>
          </w:rPr>
          <w:id w:val="-1546985858"/>
          <w:placeholder>
            <w:docPart w:val="E23130C9FBC4488AAA33B864DEE0CE3D"/>
          </w:placeholder>
          <w:showingPlcHdr/>
        </w:sdtPr>
        <w:sdtEndPr/>
        <w:sdtContent>
          <w:r w:rsidRPr="00473879">
            <w:rPr>
              <w:rFonts w:asciiTheme="minorHAnsi" w:hAnsiTheme="minorHAnsi" w:cstheme="minorHAnsi"/>
              <w:sz w:val="21"/>
              <w:szCs w:val="21"/>
              <w:highlight w:val="lightGray"/>
            </w:rPr>
            <w:t>[à compléter par : le nom du critère d’attribution et sa pondération]</w:t>
          </w:r>
        </w:sdtContent>
      </w:sdt>
    </w:p>
    <w:p w14:paraId="22E10218" w14:textId="77777777" w:rsidR="00473879" w:rsidRDefault="00473879" w:rsidP="00473879">
      <w:pPr>
        <w:tabs>
          <w:tab w:val="left" w:pos="709"/>
          <w:tab w:val="left" w:pos="3402"/>
          <w:tab w:val="left" w:pos="4536"/>
          <w:tab w:val="left" w:pos="7513"/>
        </w:tabs>
        <w:ind w:left="284"/>
        <w:jc w:val="both"/>
        <w:rPr>
          <w:rFonts w:asciiTheme="minorHAnsi" w:hAnsiTheme="minorHAnsi" w:cstheme="minorHAnsi"/>
          <w:sz w:val="21"/>
          <w:szCs w:val="21"/>
        </w:rPr>
      </w:pPr>
      <w:r w:rsidRPr="00473879">
        <w:rPr>
          <w:rFonts w:asciiTheme="minorHAnsi" w:hAnsiTheme="minorHAnsi" w:cstheme="minorHAnsi"/>
          <w:sz w:val="21"/>
          <w:szCs w:val="21"/>
        </w:rPr>
        <w:t>2.</w:t>
      </w:r>
      <w:r w:rsidRPr="00473879">
        <w:rPr>
          <w:rFonts w:asciiTheme="minorHAnsi" w:hAnsiTheme="minorHAnsi" w:cstheme="minorHAnsi"/>
          <w:sz w:val="21"/>
          <w:szCs w:val="21"/>
        </w:rPr>
        <w:tab/>
      </w:r>
      <w:sdt>
        <w:sdtPr>
          <w:rPr>
            <w:rFonts w:asciiTheme="minorHAnsi" w:hAnsiTheme="minorHAnsi" w:cstheme="minorHAnsi"/>
            <w:sz w:val="21"/>
            <w:szCs w:val="21"/>
          </w:rPr>
          <w:id w:val="86046573"/>
          <w:placeholder>
            <w:docPart w:val="D660667CE10F43A5933DF3042FD89034"/>
          </w:placeholder>
          <w:showingPlcHdr/>
        </w:sdtPr>
        <w:sdtEndPr/>
        <w:sdtContent>
          <w:r w:rsidRPr="00473879">
            <w:rPr>
              <w:rFonts w:asciiTheme="minorHAnsi" w:hAnsiTheme="minorHAnsi" w:cstheme="minorHAnsi"/>
              <w:sz w:val="21"/>
              <w:szCs w:val="21"/>
              <w:highlight w:val="lightGray"/>
            </w:rPr>
            <w:t>[à compléter par : le nom du critère d’attribution et sa pondération]</w:t>
          </w:r>
        </w:sdtContent>
      </w:sdt>
      <w:r w:rsidRPr="00473879">
        <w:rPr>
          <w:rFonts w:asciiTheme="minorHAnsi" w:hAnsiTheme="minorHAnsi" w:cstheme="minorHAnsi"/>
          <w:sz w:val="21"/>
          <w:szCs w:val="21"/>
        </w:rPr>
        <w:t xml:space="preserve"> </w:t>
      </w:r>
    </w:p>
    <w:p w14:paraId="3970BE8E" w14:textId="77777777" w:rsidR="00835148" w:rsidRPr="00473879" w:rsidRDefault="00835148" w:rsidP="00473879">
      <w:pPr>
        <w:tabs>
          <w:tab w:val="left" w:pos="709"/>
          <w:tab w:val="left" w:pos="3402"/>
          <w:tab w:val="left" w:pos="4536"/>
          <w:tab w:val="left" w:pos="7513"/>
        </w:tabs>
        <w:ind w:left="284"/>
        <w:jc w:val="both"/>
        <w:rPr>
          <w:rFonts w:asciiTheme="minorHAnsi" w:hAnsiTheme="minorHAnsi" w:cstheme="minorHAnsi"/>
          <w:sz w:val="21"/>
          <w:szCs w:val="21"/>
        </w:rPr>
      </w:pPr>
    </w:p>
    <w:p w14:paraId="2D1A2092" w14:textId="77777777" w:rsidR="00473879" w:rsidRPr="00473879" w:rsidRDefault="00473879" w:rsidP="00473879">
      <w:pPr>
        <w:jc w:val="both"/>
        <w:rPr>
          <w:rFonts w:asciiTheme="minorHAnsi" w:hAnsiTheme="minorHAnsi" w:cstheme="minorHAnsi"/>
          <w:sz w:val="21"/>
          <w:szCs w:val="21"/>
        </w:rPr>
      </w:pPr>
      <w:r w:rsidRPr="00473879">
        <w:rPr>
          <w:rFonts w:asciiTheme="minorHAnsi" w:hAnsiTheme="minorHAnsi" w:cstheme="minorHAnsi"/>
          <w:sz w:val="21"/>
          <w:szCs w:val="21"/>
        </w:rPr>
        <w:t>Que les opérateurs économiques reçoivent les cotations suivantes pour chaque critère et pour les motifs suivants :</w:t>
      </w:r>
    </w:p>
    <w:tbl>
      <w:tblPr>
        <w:tblStyle w:val="Grilledutableau3"/>
        <w:tblW w:w="0" w:type="auto"/>
        <w:tblLook w:val="04A0" w:firstRow="1" w:lastRow="0" w:firstColumn="1" w:lastColumn="0" w:noHBand="0" w:noVBand="1"/>
      </w:tblPr>
      <w:tblGrid>
        <w:gridCol w:w="2935"/>
        <w:gridCol w:w="2452"/>
        <w:gridCol w:w="3675"/>
      </w:tblGrid>
      <w:tr w:rsidR="00473879" w:rsidRPr="00473879" w14:paraId="08AAB1F4" w14:textId="77777777" w:rsidTr="00921FFA">
        <w:tc>
          <w:tcPr>
            <w:tcW w:w="2935" w:type="dxa"/>
            <w:tcBorders>
              <w:top w:val="nil"/>
              <w:left w:val="nil"/>
              <w:bottom w:val="nil"/>
            </w:tcBorders>
          </w:tcPr>
          <w:p w14:paraId="5E605050" w14:textId="77777777" w:rsidR="00473879" w:rsidRPr="00473879" w:rsidRDefault="00473879" w:rsidP="00473879">
            <w:pPr>
              <w:jc w:val="right"/>
              <w:rPr>
                <w:rFonts w:asciiTheme="minorHAnsi" w:hAnsiTheme="minorHAnsi" w:cstheme="minorHAnsi"/>
                <w:b/>
                <w:sz w:val="21"/>
                <w:szCs w:val="21"/>
              </w:rPr>
            </w:pPr>
          </w:p>
        </w:tc>
        <w:tc>
          <w:tcPr>
            <w:tcW w:w="6127" w:type="dxa"/>
            <w:gridSpan w:val="2"/>
          </w:tcPr>
          <w:p w14:paraId="2FF5EDA5" w14:textId="28D56911" w:rsidR="00473879" w:rsidRPr="00473879" w:rsidRDefault="00473879" w:rsidP="00473879">
            <w:pPr>
              <w:jc w:val="right"/>
              <w:rPr>
                <w:rFonts w:asciiTheme="minorHAnsi" w:hAnsiTheme="minorHAnsi" w:cstheme="minorHAnsi"/>
                <w:b/>
                <w:sz w:val="21"/>
                <w:szCs w:val="21"/>
              </w:rPr>
            </w:pPr>
            <w:r w:rsidRPr="00473879">
              <w:rPr>
                <w:rFonts w:asciiTheme="minorHAnsi" w:hAnsiTheme="minorHAnsi" w:cstheme="minorHAnsi"/>
                <w:b/>
                <w:sz w:val="21"/>
                <w:szCs w:val="21"/>
              </w:rPr>
              <w:t>Critère d’attribution</w:t>
            </w:r>
            <w:r w:rsidR="00F61B3B">
              <w:rPr>
                <w:rFonts w:asciiTheme="minorHAnsi" w:hAnsiTheme="minorHAnsi" w:cstheme="minorHAnsi"/>
                <w:b/>
                <w:sz w:val="21"/>
                <w:szCs w:val="21"/>
              </w:rPr>
              <w:t xml:space="preserve"> n°1</w:t>
            </w:r>
            <w:r w:rsidRPr="00473879">
              <w:rPr>
                <w:rFonts w:asciiTheme="minorHAnsi" w:hAnsiTheme="minorHAnsi" w:cstheme="minorHAnsi"/>
                <w:b/>
                <w:sz w:val="21"/>
                <w:szCs w:val="21"/>
              </w:rPr>
              <w:t xml:space="preserve"> : </w:t>
            </w:r>
            <w:sdt>
              <w:sdtPr>
                <w:rPr>
                  <w:rFonts w:asciiTheme="minorHAnsi" w:hAnsiTheme="minorHAnsi" w:cstheme="minorHAnsi"/>
                  <w:b/>
                  <w:sz w:val="21"/>
                  <w:szCs w:val="21"/>
                </w:rPr>
                <w:id w:val="1673984328"/>
                <w:placeholder>
                  <w:docPart w:val="E81E77C103FD4C3CAD15A660C4BCAC25"/>
                </w:placeholder>
                <w:showingPlcHdr/>
              </w:sdtPr>
              <w:sdtEndPr/>
              <w:sdtContent>
                <w:r w:rsidRPr="00473879">
                  <w:rPr>
                    <w:rFonts w:asciiTheme="minorHAnsi" w:hAnsiTheme="minorHAnsi" w:cstheme="minorHAnsi"/>
                    <w:b/>
                    <w:sz w:val="21"/>
                    <w:szCs w:val="21"/>
                    <w:highlight w:val="lightGray"/>
                  </w:rPr>
                  <w:t>[à compléter]</w:t>
                </w:r>
              </w:sdtContent>
            </w:sdt>
          </w:p>
        </w:tc>
      </w:tr>
      <w:tr w:rsidR="00473879" w:rsidRPr="00473879" w14:paraId="6589E270" w14:textId="77777777" w:rsidTr="00921FFA">
        <w:tc>
          <w:tcPr>
            <w:tcW w:w="2935" w:type="dxa"/>
            <w:tcBorders>
              <w:top w:val="nil"/>
              <w:left w:val="nil"/>
            </w:tcBorders>
          </w:tcPr>
          <w:p w14:paraId="17799D68" w14:textId="77777777" w:rsidR="00473879" w:rsidRPr="00473879" w:rsidRDefault="00473879" w:rsidP="00473879">
            <w:pPr>
              <w:jc w:val="center"/>
              <w:rPr>
                <w:rFonts w:asciiTheme="minorHAnsi" w:hAnsiTheme="minorHAnsi" w:cstheme="minorHAnsi"/>
                <w:b/>
                <w:sz w:val="21"/>
                <w:szCs w:val="21"/>
              </w:rPr>
            </w:pPr>
          </w:p>
        </w:tc>
        <w:tc>
          <w:tcPr>
            <w:tcW w:w="2452" w:type="dxa"/>
          </w:tcPr>
          <w:p w14:paraId="2F98685D" w14:textId="77777777" w:rsidR="00473879" w:rsidRPr="00473879" w:rsidRDefault="00473879" w:rsidP="00473879">
            <w:pPr>
              <w:jc w:val="center"/>
              <w:rPr>
                <w:rFonts w:asciiTheme="minorHAnsi" w:hAnsiTheme="minorHAnsi" w:cstheme="minorHAnsi"/>
                <w:b/>
                <w:sz w:val="21"/>
                <w:szCs w:val="21"/>
              </w:rPr>
            </w:pPr>
            <w:r w:rsidRPr="00473879">
              <w:rPr>
                <w:rFonts w:asciiTheme="minorHAnsi" w:hAnsiTheme="minorHAnsi" w:cstheme="minorHAnsi"/>
                <w:sz w:val="21"/>
                <w:szCs w:val="21"/>
              </w:rPr>
              <w:t>Cotation</w:t>
            </w:r>
          </w:p>
        </w:tc>
        <w:tc>
          <w:tcPr>
            <w:tcW w:w="3675" w:type="dxa"/>
          </w:tcPr>
          <w:p w14:paraId="04E87980" w14:textId="77777777" w:rsidR="00473879" w:rsidRPr="00473879" w:rsidRDefault="00473879" w:rsidP="00473879">
            <w:pPr>
              <w:jc w:val="center"/>
              <w:rPr>
                <w:rFonts w:asciiTheme="minorHAnsi" w:hAnsiTheme="minorHAnsi" w:cstheme="minorHAnsi"/>
                <w:sz w:val="21"/>
                <w:szCs w:val="21"/>
              </w:rPr>
            </w:pPr>
            <w:commentRangeStart w:id="12"/>
            <w:r w:rsidRPr="00473879">
              <w:rPr>
                <w:rFonts w:asciiTheme="minorHAnsi" w:hAnsiTheme="minorHAnsi" w:cstheme="minorHAnsi"/>
                <w:sz w:val="21"/>
                <w:szCs w:val="21"/>
              </w:rPr>
              <w:t>Motifs</w:t>
            </w:r>
            <w:commentRangeEnd w:id="12"/>
            <w:r w:rsidR="008B78D0">
              <w:rPr>
                <w:rStyle w:val="Marquedecommentaire"/>
                <w:color w:val="auto"/>
                <w:spacing w:val="0"/>
              </w:rPr>
              <w:commentReference w:id="12"/>
            </w:r>
          </w:p>
        </w:tc>
      </w:tr>
      <w:tr w:rsidR="00473879" w:rsidRPr="00473879" w14:paraId="516E6E61" w14:textId="77777777" w:rsidTr="00921FFA">
        <w:tc>
          <w:tcPr>
            <w:tcW w:w="2935" w:type="dxa"/>
          </w:tcPr>
          <w:p w14:paraId="75C0D2B4" w14:textId="77777777" w:rsidR="00473879" w:rsidRPr="00473879" w:rsidRDefault="00473879" w:rsidP="00473879">
            <w:pPr>
              <w:jc w:val="both"/>
              <w:rPr>
                <w:rFonts w:asciiTheme="minorHAnsi" w:hAnsiTheme="minorHAnsi" w:cstheme="minorHAnsi"/>
                <w:b/>
                <w:sz w:val="21"/>
                <w:szCs w:val="21"/>
              </w:rPr>
            </w:pPr>
            <w:bookmarkStart w:id="13" w:name="_Hlk18316958"/>
            <w:r w:rsidRPr="00473879">
              <w:rPr>
                <w:rFonts w:asciiTheme="minorHAnsi" w:hAnsiTheme="minorHAnsi" w:cstheme="minorHAnsi"/>
                <w:b/>
                <w:sz w:val="21"/>
                <w:szCs w:val="21"/>
              </w:rPr>
              <w:t>Opérateur économique :</w:t>
            </w:r>
          </w:p>
          <w:p w14:paraId="01603270" w14:textId="77777777" w:rsidR="00473879" w:rsidRPr="00473879" w:rsidRDefault="0002440A" w:rsidP="00473879">
            <w:pPr>
              <w:jc w:val="both"/>
              <w:rPr>
                <w:rFonts w:asciiTheme="minorHAnsi" w:hAnsiTheme="minorHAnsi" w:cstheme="minorHAnsi"/>
                <w:b/>
                <w:sz w:val="21"/>
                <w:szCs w:val="21"/>
              </w:rPr>
            </w:pPr>
            <w:sdt>
              <w:sdtPr>
                <w:rPr>
                  <w:rFonts w:asciiTheme="minorHAnsi" w:hAnsiTheme="minorHAnsi" w:cstheme="minorHAnsi"/>
                  <w:sz w:val="21"/>
                  <w:szCs w:val="21"/>
                </w:rPr>
                <w:id w:val="718175479"/>
                <w:placeholder>
                  <w:docPart w:val="3AB914E1F9984F2794A1CF0E16BD0CE5"/>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2452" w:type="dxa"/>
          </w:tcPr>
          <w:p w14:paraId="627BADA7" w14:textId="77777777" w:rsidR="00473879" w:rsidRPr="00473879" w:rsidRDefault="0002440A" w:rsidP="00473879">
            <w:pPr>
              <w:jc w:val="both"/>
              <w:rPr>
                <w:rFonts w:asciiTheme="minorHAnsi" w:hAnsiTheme="minorHAnsi" w:cstheme="minorHAnsi"/>
                <w:sz w:val="21"/>
                <w:szCs w:val="21"/>
              </w:rPr>
            </w:pPr>
            <w:sdt>
              <w:sdtPr>
                <w:rPr>
                  <w:rFonts w:asciiTheme="minorHAnsi" w:hAnsiTheme="minorHAnsi" w:cstheme="minorHAnsi"/>
                  <w:sz w:val="21"/>
                  <w:szCs w:val="21"/>
                </w:rPr>
                <w:id w:val="-439842789"/>
                <w:placeholder>
                  <w:docPart w:val="574EF78DE21442CFB0741B3E4EE6E1ED"/>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3675" w:type="dxa"/>
          </w:tcPr>
          <w:p w14:paraId="3DC1DE00"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573123293"/>
                <w:placeholder>
                  <w:docPart w:val="4317A8F3EDC84CFF85B88B2F4338A73E"/>
                </w:placeholder>
                <w:showingPlcHdr/>
              </w:sdtPr>
              <w:sdtEndPr/>
              <w:sdtContent>
                <w:r w:rsidR="00473879" w:rsidRPr="00473879">
                  <w:rPr>
                    <w:rFonts w:asciiTheme="minorHAnsi" w:hAnsiTheme="minorHAnsi" w:cstheme="minorHAnsi"/>
                    <w:sz w:val="21"/>
                    <w:szCs w:val="21"/>
                    <w:highlight w:val="lightGray"/>
                  </w:rPr>
                  <w:t>[à compléter]</w:t>
                </w:r>
              </w:sdtContent>
            </w:sdt>
          </w:p>
        </w:tc>
      </w:tr>
      <w:tr w:rsidR="00473879" w:rsidRPr="00473879" w14:paraId="7C994DD8" w14:textId="77777777" w:rsidTr="00921FFA">
        <w:tc>
          <w:tcPr>
            <w:tcW w:w="2935" w:type="dxa"/>
          </w:tcPr>
          <w:p w14:paraId="148D6AEA" w14:textId="77777777" w:rsidR="00473879" w:rsidRPr="00473879" w:rsidRDefault="00473879" w:rsidP="00473879">
            <w:pPr>
              <w:jc w:val="both"/>
              <w:rPr>
                <w:rFonts w:asciiTheme="minorHAnsi" w:hAnsiTheme="minorHAnsi" w:cstheme="minorHAnsi"/>
                <w:b/>
                <w:sz w:val="21"/>
                <w:szCs w:val="21"/>
              </w:rPr>
            </w:pPr>
            <w:r w:rsidRPr="00473879">
              <w:rPr>
                <w:rFonts w:asciiTheme="minorHAnsi" w:hAnsiTheme="minorHAnsi" w:cstheme="minorHAnsi"/>
                <w:b/>
                <w:sz w:val="21"/>
                <w:szCs w:val="21"/>
              </w:rPr>
              <w:t>Opérateur économique :</w:t>
            </w:r>
          </w:p>
          <w:p w14:paraId="104B4729" w14:textId="77777777" w:rsidR="00473879" w:rsidRPr="00473879" w:rsidRDefault="0002440A" w:rsidP="00473879">
            <w:pPr>
              <w:jc w:val="both"/>
              <w:rPr>
                <w:rFonts w:asciiTheme="minorHAnsi" w:hAnsiTheme="minorHAnsi" w:cstheme="minorHAnsi"/>
                <w:b/>
                <w:sz w:val="21"/>
                <w:szCs w:val="21"/>
              </w:rPr>
            </w:pPr>
            <w:sdt>
              <w:sdtPr>
                <w:rPr>
                  <w:rFonts w:asciiTheme="minorHAnsi" w:hAnsiTheme="minorHAnsi" w:cstheme="minorHAnsi"/>
                  <w:sz w:val="21"/>
                  <w:szCs w:val="21"/>
                </w:rPr>
                <w:id w:val="1944261899"/>
                <w:placeholder>
                  <w:docPart w:val="271FBBA58B3140F79E4D8FC79635BEDE"/>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2452" w:type="dxa"/>
          </w:tcPr>
          <w:p w14:paraId="32F5B38E" w14:textId="77777777" w:rsidR="00473879" w:rsidRPr="00473879" w:rsidRDefault="0002440A" w:rsidP="00473879">
            <w:pPr>
              <w:jc w:val="both"/>
              <w:rPr>
                <w:rFonts w:asciiTheme="minorHAnsi" w:hAnsiTheme="minorHAnsi" w:cstheme="minorHAnsi"/>
                <w:b/>
                <w:sz w:val="21"/>
                <w:szCs w:val="21"/>
              </w:rPr>
            </w:pPr>
            <w:sdt>
              <w:sdtPr>
                <w:rPr>
                  <w:rFonts w:asciiTheme="minorHAnsi" w:hAnsiTheme="minorHAnsi" w:cstheme="minorHAnsi"/>
                  <w:sz w:val="21"/>
                  <w:szCs w:val="21"/>
                </w:rPr>
                <w:id w:val="-2107647737"/>
                <w:placeholder>
                  <w:docPart w:val="6D4FBE9110DF4634B74F3D885BA5D77F"/>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3675" w:type="dxa"/>
          </w:tcPr>
          <w:p w14:paraId="16F62941"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986435398"/>
                <w:placeholder>
                  <w:docPart w:val="39B887E0C54E427A8E26E225B5D112E6"/>
                </w:placeholder>
                <w:showingPlcHdr/>
              </w:sdtPr>
              <w:sdtEndPr/>
              <w:sdtContent>
                <w:r w:rsidR="00473879" w:rsidRPr="00473879">
                  <w:rPr>
                    <w:rFonts w:asciiTheme="minorHAnsi" w:hAnsiTheme="minorHAnsi" w:cstheme="minorHAnsi"/>
                    <w:sz w:val="21"/>
                    <w:szCs w:val="21"/>
                    <w:highlight w:val="lightGray"/>
                  </w:rPr>
                  <w:t>[à compléter]</w:t>
                </w:r>
              </w:sdtContent>
            </w:sdt>
          </w:p>
        </w:tc>
      </w:tr>
      <w:tr w:rsidR="00473879" w:rsidRPr="00473879" w14:paraId="113ACC98" w14:textId="77777777" w:rsidTr="00921FFA">
        <w:tc>
          <w:tcPr>
            <w:tcW w:w="2935" w:type="dxa"/>
            <w:tcBorders>
              <w:bottom w:val="single" w:sz="4" w:space="0" w:color="auto"/>
            </w:tcBorders>
          </w:tcPr>
          <w:p w14:paraId="204C5041" w14:textId="77777777" w:rsidR="00473879" w:rsidRPr="00473879" w:rsidRDefault="00473879" w:rsidP="00473879">
            <w:pPr>
              <w:jc w:val="both"/>
              <w:rPr>
                <w:rFonts w:asciiTheme="minorHAnsi" w:hAnsiTheme="minorHAnsi" w:cstheme="minorHAnsi"/>
                <w:b/>
                <w:sz w:val="21"/>
                <w:szCs w:val="21"/>
              </w:rPr>
            </w:pPr>
            <w:r w:rsidRPr="00473879">
              <w:rPr>
                <w:rFonts w:asciiTheme="minorHAnsi" w:hAnsiTheme="minorHAnsi" w:cstheme="minorHAnsi"/>
                <w:b/>
                <w:sz w:val="21"/>
                <w:szCs w:val="21"/>
              </w:rPr>
              <w:t>Opérateur économique :</w:t>
            </w:r>
          </w:p>
          <w:p w14:paraId="2AAF9FF6" w14:textId="77777777" w:rsidR="00473879" w:rsidRPr="00473879" w:rsidRDefault="0002440A" w:rsidP="00473879">
            <w:pPr>
              <w:jc w:val="both"/>
              <w:rPr>
                <w:rFonts w:asciiTheme="minorHAnsi" w:hAnsiTheme="minorHAnsi" w:cstheme="minorHAnsi"/>
                <w:b/>
                <w:sz w:val="21"/>
                <w:szCs w:val="21"/>
              </w:rPr>
            </w:pPr>
            <w:sdt>
              <w:sdtPr>
                <w:rPr>
                  <w:rFonts w:asciiTheme="minorHAnsi" w:hAnsiTheme="minorHAnsi" w:cstheme="minorHAnsi"/>
                  <w:sz w:val="21"/>
                  <w:szCs w:val="21"/>
                </w:rPr>
                <w:id w:val="-1806772540"/>
                <w:placeholder>
                  <w:docPart w:val="A9A60DEA6D69441B9EF488031C9D4520"/>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2452" w:type="dxa"/>
          </w:tcPr>
          <w:p w14:paraId="2E986BBF" w14:textId="77777777" w:rsidR="00473879" w:rsidRPr="00473879" w:rsidRDefault="0002440A" w:rsidP="00473879">
            <w:pPr>
              <w:jc w:val="both"/>
              <w:rPr>
                <w:rFonts w:asciiTheme="minorHAnsi" w:hAnsiTheme="minorHAnsi" w:cstheme="minorHAnsi"/>
                <w:b/>
                <w:sz w:val="21"/>
                <w:szCs w:val="21"/>
              </w:rPr>
            </w:pPr>
            <w:sdt>
              <w:sdtPr>
                <w:rPr>
                  <w:rFonts w:asciiTheme="minorHAnsi" w:hAnsiTheme="minorHAnsi" w:cstheme="minorHAnsi"/>
                  <w:sz w:val="21"/>
                  <w:szCs w:val="21"/>
                </w:rPr>
                <w:id w:val="558448436"/>
                <w:placeholder>
                  <w:docPart w:val="7A55D57567424523954001D4B97E94A9"/>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3675" w:type="dxa"/>
          </w:tcPr>
          <w:p w14:paraId="286A4DE3"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1152911250"/>
                <w:placeholder>
                  <w:docPart w:val="3085382F6B224AB5909183F4F917A1F2"/>
                </w:placeholder>
                <w:showingPlcHdr/>
              </w:sdtPr>
              <w:sdtEndPr/>
              <w:sdtContent>
                <w:r w:rsidR="00473879" w:rsidRPr="00473879">
                  <w:rPr>
                    <w:rFonts w:asciiTheme="minorHAnsi" w:hAnsiTheme="minorHAnsi" w:cstheme="minorHAnsi"/>
                    <w:sz w:val="21"/>
                    <w:szCs w:val="21"/>
                    <w:highlight w:val="lightGray"/>
                  </w:rPr>
                  <w:t>[à compléter]</w:t>
                </w:r>
              </w:sdtContent>
            </w:sdt>
          </w:p>
        </w:tc>
      </w:tr>
      <w:bookmarkEnd w:id="13"/>
      <w:tr w:rsidR="00473879" w:rsidRPr="00473879" w14:paraId="6A319320" w14:textId="77777777" w:rsidTr="00921FFA">
        <w:tc>
          <w:tcPr>
            <w:tcW w:w="2935" w:type="dxa"/>
            <w:tcBorders>
              <w:left w:val="nil"/>
              <w:bottom w:val="nil"/>
            </w:tcBorders>
          </w:tcPr>
          <w:p w14:paraId="17C78F81" w14:textId="77777777" w:rsidR="00473879" w:rsidRPr="00473879" w:rsidRDefault="00473879" w:rsidP="00473879">
            <w:pPr>
              <w:jc w:val="both"/>
              <w:rPr>
                <w:rFonts w:asciiTheme="minorHAnsi" w:hAnsiTheme="minorHAnsi" w:cstheme="minorHAnsi"/>
                <w:sz w:val="21"/>
                <w:szCs w:val="21"/>
              </w:rPr>
            </w:pPr>
          </w:p>
        </w:tc>
        <w:tc>
          <w:tcPr>
            <w:tcW w:w="6127" w:type="dxa"/>
            <w:gridSpan w:val="2"/>
          </w:tcPr>
          <w:p w14:paraId="5DD908C0" w14:textId="42965E7C" w:rsidR="00473879" w:rsidRPr="00473879" w:rsidRDefault="00473879" w:rsidP="00473879">
            <w:pPr>
              <w:jc w:val="right"/>
              <w:rPr>
                <w:rFonts w:asciiTheme="minorHAnsi" w:hAnsiTheme="minorHAnsi" w:cstheme="minorHAnsi"/>
                <w:b/>
                <w:sz w:val="21"/>
                <w:szCs w:val="21"/>
              </w:rPr>
            </w:pPr>
            <w:r w:rsidRPr="00473879">
              <w:rPr>
                <w:rFonts w:asciiTheme="minorHAnsi" w:hAnsiTheme="minorHAnsi" w:cstheme="minorHAnsi"/>
                <w:b/>
                <w:sz w:val="21"/>
                <w:szCs w:val="21"/>
              </w:rPr>
              <w:t>Critère d’attribution </w:t>
            </w:r>
            <w:r w:rsidR="00F61B3B">
              <w:rPr>
                <w:rFonts w:asciiTheme="minorHAnsi" w:hAnsiTheme="minorHAnsi" w:cstheme="minorHAnsi"/>
                <w:b/>
                <w:sz w:val="21"/>
                <w:szCs w:val="21"/>
              </w:rPr>
              <w:t xml:space="preserve">n°2 </w:t>
            </w:r>
            <w:r w:rsidRPr="00473879">
              <w:rPr>
                <w:rFonts w:asciiTheme="minorHAnsi" w:hAnsiTheme="minorHAnsi" w:cstheme="minorHAnsi"/>
                <w:b/>
                <w:sz w:val="21"/>
                <w:szCs w:val="21"/>
              </w:rPr>
              <w:t xml:space="preserve">: </w:t>
            </w:r>
            <w:sdt>
              <w:sdtPr>
                <w:rPr>
                  <w:rFonts w:asciiTheme="minorHAnsi" w:hAnsiTheme="minorHAnsi" w:cstheme="minorHAnsi"/>
                  <w:b/>
                  <w:sz w:val="21"/>
                  <w:szCs w:val="21"/>
                </w:rPr>
                <w:id w:val="-371074076"/>
                <w:placeholder>
                  <w:docPart w:val="41DBE2BE35014DAB8908C9960E55E68D"/>
                </w:placeholder>
                <w:showingPlcHdr/>
              </w:sdtPr>
              <w:sdtEndPr/>
              <w:sdtContent>
                <w:r w:rsidRPr="00473879">
                  <w:rPr>
                    <w:rFonts w:asciiTheme="minorHAnsi" w:hAnsiTheme="minorHAnsi" w:cstheme="minorHAnsi"/>
                    <w:b/>
                    <w:sz w:val="21"/>
                    <w:szCs w:val="21"/>
                    <w:highlight w:val="lightGray"/>
                  </w:rPr>
                  <w:t>[à compléter]</w:t>
                </w:r>
              </w:sdtContent>
            </w:sdt>
          </w:p>
        </w:tc>
      </w:tr>
      <w:tr w:rsidR="00473879" w:rsidRPr="00473879" w14:paraId="237350CD" w14:textId="77777777" w:rsidTr="00921FFA">
        <w:tc>
          <w:tcPr>
            <w:tcW w:w="2935" w:type="dxa"/>
            <w:tcBorders>
              <w:top w:val="nil"/>
              <w:left w:val="nil"/>
            </w:tcBorders>
          </w:tcPr>
          <w:p w14:paraId="0AE6299D" w14:textId="77777777" w:rsidR="00473879" w:rsidRPr="00473879" w:rsidRDefault="00473879" w:rsidP="00473879">
            <w:pPr>
              <w:jc w:val="center"/>
              <w:rPr>
                <w:rFonts w:asciiTheme="minorHAnsi" w:hAnsiTheme="minorHAnsi" w:cstheme="minorHAnsi"/>
                <w:sz w:val="21"/>
                <w:szCs w:val="21"/>
              </w:rPr>
            </w:pPr>
          </w:p>
        </w:tc>
        <w:tc>
          <w:tcPr>
            <w:tcW w:w="2452" w:type="dxa"/>
          </w:tcPr>
          <w:p w14:paraId="3AD73098" w14:textId="77777777" w:rsidR="00473879" w:rsidRPr="00473879" w:rsidRDefault="00473879" w:rsidP="00473879">
            <w:pPr>
              <w:jc w:val="center"/>
              <w:rPr>
                <w:rFonts w:asciiTheme="minorHAnsi" w:hAnsiTheme="minorHAnsi" w:cstheme="minorHAnsi"/>
                <w:sz w:val="21"/>
                <w:szCs w:val="21"/>
              </w:rPr>
            </w:pPr>
            <w:r w:rsidRPr="00473879">
              <w:rPr>
                <w:rFonts w:asciiTheme="minorHAnsi" w:hAnsiTheme="minorHAnsi" w:cstheme="minorHAnsi"/>
                <w:sz w:val="21"/>
                <w:szCs w:val="21"/>
              </w:rPr>
              <w:t>Cotation</w:t>
            </w:r>
          </w:p>
        </w:tc>
        <w:tc>
          <w:tcPr>
            <w:tcW w:w="3675" w:type="dxa"/>
          </w:tcPr>
          <w:p w14:paraId="6C7018C6" w14:textId="77777777" w:rsidR="00473879" w:rsidRPr="00473879" w:rsidRDefault="00473879" w:rsidP="00473879">
            <w:pPr>
              <w:jc w:val="center"/>
              <w:rPr>
                <w:rFonts w:asciiTheme="minorHAnsi" w:hAnsiTheme="minorHAnsi" w:cstheme="minorHAnsi"/>
                <w:sz w:val="21"/>
                <w:szCs w:val="21"/>
              </w:rPr>
            </w:pPr>
            <w:r w:rsidRPr="00473879">
              <w:rPr>
                <w:rFonts w:asciiTheme="minorHAnsi" w:hAnsiTheme="minorHAnsi" w:cstheme="minorHAnsi"/>
                <w:sz w:val="21"/>
                <w:szCs w:val="21"/>
              </w:rPr>
              <w:t>Motifs</w:t>
            </w:r>
          </w:p>
        </w:tc>
      </w:tr>
      <w:tr w:rsidR="00473879" w:rsidRPr="00473879" w14:paraId="2D6609FD" w14:textId="77777777" w:rsidTr="00921FFA">
        <w:tc>
          <w:tcPr>
            <w:tcW w:w="2935" w:type="dxa"/>
          </w:tcPr>
          <w:p w14:paraId="19EF9F78" w14:textId="77777777" w:rsidR="00473879" w:rsidRPr="00473879" w:rsidRDefault="00473879" w:rsidP="00473879">
            <w:pPr>
              <w:jc w:val="both"/>
              <w:rPr>
                <w:rFonts w:asciiTheme="minorHAnsi" w:hAnsiTheme="minorHAnsi" w:cstheme="minorHAnsi"/>
                <w:b/>
                <w:sz w:val="21"/>
                <w:szCs w:val="21"/>
              </w:rPr>
            </w:pPr>
            <w:r w:rsidRPr="00473879">
              <w:rPr>
                <w:rFonts w:asciiTheme="minorHAnsi" w:hAnsiTheme="minorHAnsi" w:cstheme="minorHAnsi"/>
                <w:b/>
                <w:sz w:val="21"/>
                <w:szCs w:val="21"/>
              </w:rPr>
              <w:t>Opérateur économique :</w:t>
            </w:r>
          </w:p>
          <w:p w14:paraId="18C56DA7" w14:textId="77777777" w:rsidR="00473879" w:rsidRPr="00473879" w:rsidRDefault="0002440A" w:rsidP="00473879">
            <w:pPr>
              <w:jc w:val="both"/>
              <w:rPr>
                <w:rFonts w:asciiTheme="minorHAnsi" w:hAnsiTheme="minorHAnsi" w:cstheme="minorHAnsi"/>
                <w:b/>
                <w:sz w:val="21"/>
                <w:szCs w:val="21"/>
              </w:rPr>
            </w:pPr>
            <w:sdt>
              <w:sdtPr>
                <w:rPr>
                  <w:rFonts w:asciiTheme="minorHAnsi" w:hAnsiTheme="minorHAnsi" w:cstheme="minorHAnsi"/>
                  <w:sz w:val="21"/>
                  <w:szCs w:val="21"/>
                </w:rPr>
                <w:id w:val="1200823427"/>
                <w:placeholder>
                  <w:docPart w:val="529A3D88637B4C66AF1A5E07FD2FDBEE"/>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2452" w:type="dxa"/>
          </w:tcPr>
          <w:p w14:paraId="690C55D7"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223298083"/>
                <w:placeholder>
                  <w:docPart w:val="7CEED741881A461687E4ACF2B1A0C663"/>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3675" w:type="dxa"/>
          </w:tcPr>
          <w:p w14:paraId="1945FF76"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436523380"/>
                <w:placeholder>
                  <w:docPart w:val="BBD1E28FEE4A47D8907A234D78FD43CD"/>
                </w:placeholder>
                <w:showingPlcHdr/>
              </w:sdtPr>
              <w:sdtEndPr/>
              <w:sdtContent>
                <w:r w:rsidR="00473879" w:rsidRPr="00473879">
                  <w:rPr>
                    <w:rFonts w:asciiTheme="minorHAnsi" w:hAnsiTheme="minorHAnsi" w:cstheme="minorHAnsi"/>
                    <w:sz w:val="21"/>
                    <w:szCs w:val="21"/>
                    <w:highlight w:val="lightGray"/>
                  </w:rPr>
                  <w:t>[à compléter]</w:t>
                </w:r>
              </w:sdtContent>
            </w:sdt>
          </w:p>
        </w:tc>
      </w:tr>
      <w:tr w:rsidR="00473879" w:rsidRPr="00473879" w14:paraId="534FBBAC" w14:textId="77777777" w:rsidTr="00921FFA">
        <w:tc>
          <w:tcPr>
            <w:tcW w:w="2935" w:type="dxa"/>
          </w:tcPr>
          <w:p w14:paraId="3E9A0A9F" w14:textId="77777777" w:rsidR="00473879" w:rsidRPr="00473879" w:rsidRDefault="00473879" w:rsidP="00473879">
            <w:pPr>
              <w:jc w:val="both"/>
              <w:rPr>
                <w:rFonts w:asciiTheme="minorHAnsi" w:hAnsiTheme="minorHAnsi" w:cstheme="minorHAnsi"/>
                <w:b/>
                <w:sz w:val="21"/>
                <w:szCs w:val="21"/>
              </w:rPr>
            </w:pPr>
            <w:r w:rsidRPr="00473879">
              <w:rPr>
                <w:rFonts w:asciiTheme="minorHAnsi" w:hAnsiTheme="minorHAnsi" w:cstheme="minorHAnsi"/>
                <w:b/>
                <w:sz w:val="21"/>
                <w:szCs w:val="21"/>
              </w:rPr>
              <w:t>Opérateur économique :</w:t>
            </w:r>
          </w:p>
          <w:p w14:paraId="36965C31" w14:textId="77777777" w:rsidR="00473879" w:rsidRPr="00473879" w:rsidRDefault="0002440A" w:rsidP="00473879">
            <w:pPr>
              <w:jc w:val="both"/>
              <w:rPr>
                <w:rFonts w:asciiTheme="minorHAnsi" w:hAnsiTheme="minorHAnsi" w:cstheme="minorHAnsi"/>
                <w:b/>
                <w:sz w:val="21"/>
                <w:szCs w:val="21"/>
              </w:rPr>
            </w:pPr>
            <w:sdt>
              <w:sdtPr>
                <w:rPr>
                  <w:rFonts w:asciiTheme="minorHAnsi" w:hAnsiTheme="minorHAnsi" w:cstheme="minorHAnsi"/>
                  <w:sz w:val="21"/>
                  <w:szCs w:val="21"/>
                </w:rPr>
                <w:id w:val="690266415"/>
                <w:placeholder>
                  <w:docPart w:val="A9BF48ED891046BE9C3FADF00B93C189"/>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2452" w:type="dxa"/>
          </w:tcPr>
          <w:p w14:paraId="415B82E4"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2006588966"/>
                <w:placeholder>
                  <w:docPart w:val="B012B7496B034095AC540C86F3A48D84"/>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3675" w:type="dxa"/>
          </w:tcPr>
          <w:p w14:paraId="6EB93C6B"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1946617154"/>
                <w:placeholder>
                  <w:docPart w:val="DB87EB7F057449A4B92E73D0E5019C44"/>
                </w:placeholder>
                <w:showingPlcHdr/>
              </w:sdtPr>
              <w:sdtEndPr/>
              <w:sdtContent>
                <w:r w:rsidR="00473879" w:rsidRPr="00473879">
                  <w:rPr>
                    <w:rFonts w:asciiTheme="minorHAnsi" w:hAnsiTheme="minorHAnsi" w:cstheme="minorHAnsi"/>
                    <w:sz w:val="21"/>
                    <w:szCs w:val="21"/>
                    <w:highlight w:val="lightGray"/>
                  </w:rPr>
                  <w:t>[à compléter]</w:t>
                </w:r>
              </w:sdtContent>
            </w:sdt>
          </w:p>
        </w:tc>
      </w:tr>
      <w:tr w:rsidR="00473879" w:rsidRPr="00473879" w14:paraId="653D9DD9" w14:textId="77777777" w:rsidTr="00921FFA">
        <w:tc>
          <w:tcPr>
            <w:tcW w:w="2935" w:type="dxa"/>
          </w:tcPr>
          <w:p w14:paraId="34DF976B" w14:textId="77777777" w:rsidR="00473879" w:rsidRPr="00473879" w:rsidRDefault="00473879" w:rsidP="00473879">
            <w:pPr>
              <w:jc w:val="both"/>
              <w:rPr>
                <w:rFonts w:asciiTheme="minorHAnsi" w:hAnsiTheme="minorHAnsi" w:cstheme="minorHAnsi"/>
                <w:b/>
                <w:sz w:val="21"/>
                <w:szCs w:val="21"/>
              </w:rPr>
            </w:pPr>
            <w:r w:rsidRPr="00473879">
              <w:rPr>
                <w:rFonts w:asciiTheme="minorHAnsi" w:hAnsiTheme="minorHAnsi" w:cstheme="minorHAnsi"/>
                <w:b/>
                <w:sz w:val="21"/>
                <w:szCs w:val="21"/>
              </w:rPr>
              <w:t>Opérateur économique :</w:t>
            </w:r>
          </w:p>
          <w:p w14:paraId="00C0A6DC" w14:textId="77777777" w:rsidR="00473879" w:rsidRPr="00473879" w:rsidRDefault="0002440A" w:rsidP="00473879">
            <w:pPr>
              <w:jc w:val="both"/>
              <w:rPr>
                <w:rFonts w:asciiTheme="minorHAnsi" w:hAnsiTheme="minorHAnsi" w:cstheme="minorHAnsi"/>
                <w:b/>
                <w:sz w:val="21"/>
                <w:szCs w:val="21"/>
              </w:rPr>
            </w:pPr>
            <w:sdt>
              <w:sdtPr>
                <w:rPr>
                  <w:rFonts w:asciiTheme="minorHAnsi" w:hAnsiTheme="minorHAnsi" w:cstheme="minorHAnsi"/>
                  <w:sz w:val="21"/>
                  <w:szCs w:val="21"/>
                </w:rPr>
                <w:id w:val="1624343120"/>
                <w:placeholder>
                  <w:docPart w:val="2C872B1558BF4D04A2CE5F0238398B57"/>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2452" w:type="dxa"/>
          </w:tcPr>
          <w:p w14:paraId="79CE083B"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1622999095"/>
                <w:placeholder>
                  <w:docPart w:val="0A22F4F22BD4492BB02328E3DFF0363E"/>
                </w:placeholder>
                <w:showingPlcHdr/>
              </w:sdtPr>
              <w:sdtEndPr/>
              <w:sdtContent>
                <w:r w:rsidR="00473879" w:rsidRPr="00473879">
                  <w:rPr>
                    <w:rFonts w:asciiTheme="minorHAnsi" w:hAnsiTheme="minorHAnsi" w:cstheme="minorHAnsi"/>
                    <w:sz w:val="21"/>
                    <w:szCs w:val="21"/>
                    <w:highlight w:val="lightGray"/>
                  </w:rPr>
                  <w:t>[à compléter]</w:t>
                </w:r>
              </w:sdtContent>
            </w:sdt>
          </w:p>
        </w:tc>
        <w:tc>
          <w:tcPr>
            <w:tcW w:w="3675" w:type="dxa"/>
          </w:tcPr>
          <w:p w14:paraId="701EB61E" w14:textId="77777777" w:rsidR="00473879" w:rsidRPr="00473879" w:rsidRDefault="0002440A" w:rsidP="00473879">
            <w:pPr>
              <w:jc w:val="center"/>
              <w:rPr>
                <w:rFonts w:asciiTheme="minorHAnsi" w:hAnsiTheme="minorHAnsi" w:cstheme="minorHAnsi"/>
                <w:sz w:val="21"/>
                <w:szCs w:val="21"/>
              </w:rPr>
            </w:pPr>
            <w:sdt>
              <w:sdtPr>
                <w:rPr>
                  <w:rFonts w:asciiTheme="minorHAnsi" w:hAnsiTheme="minorHAnsi" w:cstheme="minorHAnsi"/>
                  <w:sz w:val="21"/>
                  <w:szCs w:val="21"/>
                </w:rPr>
                <w:id w:val="-542912856"/>
                <w:placeholder>
                  <w:docPart w:val="347FCB9D981E4432B32DCC58CAC56738"/>
                </w:placeholder>
                <w:showingPlcHdr/>
              </w:sdtPr>
              <w:sdtEndPr/>
              <w:sdtContent>
                <w:r w:rsidR="00473879" w:rsidRPr="00473879">
                  <w:rPr>
                    <w:rFonts w:asciiTheme="minorHAnsi" w:hAnsiTheme="minorHAnsi" w:cstheme="minorHAnsi"/>
                    <w:sz w:val="21"/>
                    <w:szCs w:val="21"/>
                    <w:highlight w:val="lightGray"/>
                  </w:rPr>
                  <w:t>[à compléter]</w:t>
                </w:r>
              </w:sdtContent>
            </w:sdt>
          </w:p>
        </w:tc>
      </w:tr>
    </w:tbl>
    <w:p w14:paraId="07DD7EE7" w14:textId="77777777" w:rsidR="00473879" w:rsidRPr="00473879" w:rsidRDefault="00473879" w:rsidP="00473879">
      <w:pPr>
        <w:jc w:val="both"/>
        <w:rPr>
          <w:rFonts w:asciiTheme="minorHAnsi" w:hAnsiTheme="minorHAnsi" w:cstheme="minorHAnsi"/>
          <w:sz w:val="21"/>
          <w:szCs w:val="21"/>
        </w:rPr>
      </w:pPr>
    </w:p>
    <w:p w14:paraId="3F7DFFB8" w14:textId="63791579" w:rsidR="00F221AC" w:rsidRPr="00501A0C" w:rsidRDefault="0002440A" w:rsidP="008B5110">
      <w:pPr>
        <w:jc w:val="both"/>
        <w:rPr>
          <w:rFonts w:asciiTheme="minorHAnsi" w:hAnsiTheme="minorHAnsi" w:cstheme="minorHAnsi"/>
          <w:sz w:val="21"/>
          <w:szCs w:val="21"/>
        </w:rPr>
      </w:pPr>
      <w:r>
        <w:rPr>
          <w:rFonts w:asciiTheme="minorHAnsi" w:hAnsiTheme="minorHAnsi" w:cstheme="minorHAnsi"/>
          <w:sz w:val="21"/>
          <w:szCs w:val="21"/>
        </w:rPr>
        <w:t>Que l</w:t>
      </w:r>
      <w:r w:rsidR="00D95156">
        <w:rPr>
          <w:rFonts w:asciiTheme="minorHAnsi" w:hAnsiTheme="minorHAnsi" w:cstheme="minorHAnsi"/>
          <w:sz w:val="21"/>
          <w:szCs w:val="21"/>
        </w:rPr>
        <w:t>’offre</w:t>
      </w:r>
      <w:r w:rsidR="00473879" w:rsidRPr="00473879">
        <w:rPr>
          <w:rFonts w:asciiTheme="minorHAnsi" w:hAnsiTheme="minorHAnsi" w:cstheme="minorHAnsi"/>
          <w:sz w:val="21"/>
          <w:szCs w:val="21"/>
        </w:rPr>
        <w:t xml:space="preserve"> de </w:t>
      </w:r>
      <w:sdt>
        <w:sdtPr>
          <w:rPr>
            <w:rFonts w:asciiTheme="minorHAnsi" w:hAnsiTheme="minorHAnsi" w:cstheme="minorHAnsi"/>
            <w:sz w:val="21"/>
            <w:szCs w:val="21"/>
            <w:highlight w:val="lightGray"/>
          </w:rPr>
          <w:id w:val="150421165"/>
          <w:placeholder>
            <w:docPart w:val="BCEC915123C24C80875546C94648AAC2"/>
          </w:placeholder>
        </w:sdtPr>
        <w:sdtEndPr>
          <w:rPr>
            <w:highlight w:val="none"/>
          </w:rPr>
        </w:sdtEndPr>
        <w:sdtContent>
          <w:r w:rsidR="00473879" w:rsidRPr="00473879">
            <w:rPr>
              <w:rFonts w:asciiTheme="minorHAnsi" w:hAnsiTheme="minorHAnsi" w:cstheme="minorHAnsi"/>
              <w:sz w:val="21"/>
              <w:szCs w:val="21"/>
              <w:highlight w:val="lightGray"/>
            </w:rPr>
            <w:t>[à compléter par : identification de l’opérateur économique le mieux coté]</w:t>
          </w:r>
          <w:r w:rsidR="00F61B3B">
            <w:rPr>
              <w:rFonts w:asciiTheme="minorHAnsi" w:hAnsiTheme="minorHAnsi" w:cstheme="minorHAnsi"/>
              <w:sz w:val="21"/>
              <w:szCs w:val="21"/>
            </w:rPr>
            <w:t xml:space="preserve"> </w:t>
          </w:r>
        </w:sdtContent>
      </w:sdt>
      <w:r w:rsidR="00473879" w:rsidRPr="00473879">
        <w:rPr>
          <w:rFonts w:asciiTheme="minorHAnsi" w:hAnsiTheme="minorHAnsi" w:cstheme="minorHAnsi"/>
          <w:sz w:val="21"/>
          <w:szCs w:val="21"/>
        </w:rPr>
        <w:t>est considérée comme étant la meilleure du point de vue du pouvoir adjudicateur.</w:t>
      </w:r>
      <w:commentRangeEnd w:id="11"/>
      <w:r w:rsidR="003C325E">
        <w:rPr>
          <w:rStyle w:val="Marquedecommentaire"/>
        </w:rPr>
        <w:commentReference w:id="11"/>
      </w:r>
    </w:p>
    <w:p w14:paraId="1046FDE1" w14:textId="77777777" w:rsidR="00CD6969" w:rsidRPr="00183FFA" w:rsidRDefault="00CD6969" w:rsidP="008B5110">
      <w:pPr>
        <w:pStyle w:val="Paragraphedeliste"/>
        <w:ind w:left="0"/>
        <w:jc w:val="both"/>
        <w:rPr>
          <w:rFonts w:asciiTheme="minorHAnsi" w:hAnsiTheme="minorHAnsi" w:cstheme="minorHAnsi"/>
          <w:sz w:val="21"/>
          <w:szCs w:val="21"/>
        </w:rPr>
      </w:pPr>
    </w:p>
    <w:p w14:paraId="387C6B73" w14:textId="77777777" w:rsidR="008B5110" w:rsidRPr="00183FFA" w:rsidRDefault="008B5110" w:rsidP="00821E11">
      <w:pPr>
        <w:jc w:val="both"/>
        <w:rPr>
          <w:rFonts w:asciiTheme="minorHAnsi" w:hAnsiTheme="minorHAnsi" w:cstheme="minorHAnsi"/>
          <w:sz w:val="21"/>
          <w:szCs w:val="21"/>
        </w:rPr>
      </w:pPr>
    </w:p>
    <w:p w14:paraId="2AE4B7D2" w14:textId="77777777" w:rsidR="0036707C" w:rsidRPr="00183FFA" w:rsidRDefault="0036707C" w:rsidP="003C773A">
      <w:pPr>
        <w:jc w:val="center"/>
        <w:rPr>
          <w:rFonts w:asciiTheme="minorHAnsi" w:hAnsiTheme="minorHAnsi" w:cstheme="minorHAnsi"/>
          <w:b/>
          <w:sz w:val="21"/>
          <w:szCs w:val="21"/>
        </w:rPr>
      </w:pPr>
      <w:r w:rsidRPr="00183FFA">
        <w:rPr>
          <w:rFonts w:asciiTheme="minorHAnsi" w:hAnsiTheme="minorHAnsi" w:cstheme="minorHAnsi"/>
          <w:b/>
          <w:sz w:val="21"/>
          <w:szCs w:val="21"/>
        </w:rPr>
        <w:t>DECIDE</w:t>
      </w:r>
    </w:p>
    <w:p w14:paraId="236CC663" w14:textId="77777777" w:rsidR="0036707C" w:rsidRPr="00183FFA" w:rsidRDefault="0036707C" w:rsidP="003C773A">
      <w:pPr>
        <w:jc w:val="both"/>
        <w:rPr>
          <w:rFonts w:asciiTheme="minorHAnsi" w:hAnsiTheme="minorHAnsi" w:cstheme="minorHAnsi"/>
          <w:sz w:val="21"/>
          <w:szCs w:val="21"/>
        </w:rPr>
      </w:pPr>
    </w:p>
    <w:p w14:paraId="1F03884D" w14:textId="7462503E" w:rsidR="0036707C" w:rsidRPr="00DF3FF5" w:rsidRDefault="0036707C" w:rsidP="003C773A">
      <w:pPr>
        <w:jc w:val="both"/>
        <w:rPr>
          <w:rFonts w:asciiTheme="minorHAnsi" w:hAnsiTheme="minorHAnsi" w:cstheme="minorHAnsi"/>
          <w:sz w:val="21"/>
          <w:szCs w:val="21"/>
        </w:rPr>
      </w:pPr>
      <w:r w:rsidRPr="00DF3FF5">
        <w:rPr>
          <w:rFonts w:asciiTheme="minorHAnsi" w:hAnsiTheme="minorHAnsi" w:cstheme="minorHAnsi"/>
          <w:sz w:val="21"/>
          <w:szCs w:val="21"/>
        </w:rPr>
        <w:t xml:space="preserve">D’attribuer le </w:t>
      </w:r>
      <w:r w:rsidR="00E52BF6" w:rsidRPr="00DF3FF5">
        <w:rPr>
          <w:rFonts w:asciiTheme="minorHAnsi" w:hAnsiTheme="minorHAnsi" w:cstheme="minorHAnsi"/>
          <w:sz w:val="21"/>
          <w:szCs w:val="21"/>
        </w:rPr>
        <w:t xml:space="preserve">marché à </w:t>
      </w:r>
      <w:sdt>
        <w:sdtPr>
          <w:rPr>
            <w:rFonts w:asciiTheme="minorHAnsi" w:hAnsiTheme="minorHAnsi" w:cstheme="minorHAnsi"/>
            <w:sz w:val="21"/>
            <w:szCs w:val="21"/>
          </w:rPr>
          <w:id w:val="1295025860"/>
          <w:placeholder>
            <w:docPart w:val="C4EA355DA82B41608F2D2C937B21EEBD"/>
          </w:placeholder>
        </w:sdtPr>
        <w:sdtEndPr>
          <w:rPr>
            <w:highlight w:val="lightGray"/>
          </w:rPr>
        </w:sdtEndPr>
        <w:sdtContent>
          <w:sdt>
            <w:sdtPr>
              <w:rPr>
                <w:rFonts w:asciiTheme="minorHAnsi" w:hAnsiTheme="minorHAnsi" w:cstheme="minorHAnsi"/>
                <w:sz w:val="21"/>
                <w:szCs w:val="21"/>
                <w:highlight w:val="lightGray"/>
              </w:rPr>
              <w:id w:val="-772095901"/>
              <w:placeholder>
                <w:docPart w:val="42F443A2743941FB888B63A878A1E083"/>
              </w:placeholder>
            </w:sdtPr>
            <w:sdtEndPr/>
            <w:sdtContent>
              <w:r w:rsidR="00496A25" w:rsidRPr="00496A25">
                <w:rPr>
                  <w:rFonts w:asciiTheme="minorHAnsi" w:hAnsiTheme="minorHAnsi" w:cstheme="minorHAnsi"/>
                  <w:sz w:val="21"/>
                  <w:szCs w:val="21"/>
                  <w:highlight w:val="lightGray"/>
                </w:rPr>
                <w:t>[à compléter par : identification de l’opérateur économique auquel vous attribuez le marché]</w:t>
              </w:r>
            </w:sdtContent>
          </w:sdt>
        </w:sdtContent>
      </w:sdt>
      <w:r w:rsidR="009913EC" w:rsidRPr="00DF3FF5">
        <w:rPr>
          <w:rFonts w:asciiTheme="minorHAnsi" w:hAnsiTheme="minorHAnsi" w:cstheme="minorHAnsi"/>
          <w:sz w:val="21"/>
          <w:szCs w:val="21"/>
        </w:rPr>
        <w:t xml:space="preserve"> </w:t>
      </w:r>
      <w:r w:rsidR="00E52BF6" w:rsidRPr="00DF3FF5">
        <w:rPr>
          <w:rFonts w:asciiTheme="minorHAnsi" w:hAnsiTheme="minorHAnsi" w:cstheme="minorHAnsi"/>
          <w:sz w:val="21"/>
          <w:szCs w:val="21"/>
        </w:rPr>
        <w:t xml:space="preserve">pour </w:t>
      </w:r>
      <w:r w:rsidR="00BF4131" w:rsidRPr="00DF3FF5">
        <w:rPr>
          <w:rFonts w:asciiTheme="minorHAnsi" w:hAnsiTheme="minorHAnsi" w:cstheme="minorHAnsi"/>
          <w:sz w:val="21"/>
          <w:szCs w:val="21"/>
        </w:rPr>
        <w:t xml:space="preserve">le montant de </w:t>
      </w:r>
      <w:sdt>
        <w:sdtPr>
          <w:rPr>
            <w:rFonts w:asciiTheme="minorHAnsi" w:hAnsiTheme="minorHAnsi" w:cstheme="minorHAnsi"/>
            <w:sz w:val="21"/>
            <w:szCs w:val="21"/>
          </w:rPr>
          <w:id w:val="87349180"/>
          <w:placeholder>
            <w:docPart w:val="B45C4222F7AA4788AAE58E61750FD99C"/>
          </w:placeholder>
          <w:showingPlcHdr/>
        </w:sdtPr>
        <w:sdtEndPr/>
        <w:sdtContent>
          <w:r w:rsidR="009913EC" w:rsidRPr="00DF3FF5">
            <w:rPr>
              <w:rFonts w:asciiTheme="minorHAnsi" w:hAnsiTheme="minorHAnsi" w:cstheme="minorHAnsi"/>
              <w:sz w:val="21"/>
              <w:szCs w:val="21"/>
              <w:highlight w:val="lightGray"/>
            </w:rPr>
            <w:t>[à compléter]</w:t>
          </w:r>
        </w:sdtContent>
      </w:sdt>
      <w:r w:rsidR="00BF4131" w:rsidRPr="00DF3FF5">
        <w:rPr>
          <w:rFonts w:asciiTheme="minorHAnsi" w:hAnsiTheme="minorHAnsi" w:cstheme="minorHAnsi"/>
          <w:sz w:val="21"/>
          <w:szCs w:val="21"/>
        </w:rPr>
        <w:t xml:space="preserve"> hors TVA, soit </w:t>
      </w:r>
      <w:sdt>
        <w:sdtPr>
          <w:rPr>
            <w:rFonts w:asciiTheme="minorHAnsi" w:hAnsiTheme="minorHAnsi" w:cstheme="minorHAnsi"/>
            <w:sz w:val="21"/>
            <w:szCs w:val="21"/>
          </w:rPr>
          <w:id w:val="1030459594"/>
          <w:placeholder>
            <w:docPart w:val="26FEF4BC1FB1443995E7EF506C113FAD"/>
          </w:placeholder>
          <w:showingPlcHdr/>
        </w:sdtPr>
        <w:sdtEndPr/>
        <w:sdtContent>
          <w:r w:rsidR="009913EC" w:rsidRPr="00DF3FF5">
            <w:rPr>
              <w:rFonts w:asciiTheme="minorHAnsi" w:hAnsiTheme="minorHAnsi" w:cstheme="minorHAnsi"/>
              <w:sz w:val="21"/>
              <w:szCs w:val="21"/>
              <w:highlight w:val="lightGray"/>
            </w:rPr>
            <w:t>[à compléter]</w:t>
          </w:r>
        </w:sdtContent>
      </w:sdt>
      <w:r w:rsidR="00BF4131" w:rsidRPr="00DF3FF5">
        <w:rPr>
          <w:rFonts w:asciiTheme="minorHAnsi" w:hAnsiTheme="minorHAnsi" w:cstheme="minorHAnsi"/>
          <w:sz w:val="21"/>
          <w:szCs w:val="21"/>
        </w:rPr>
        <w:t xml:space="preserve"> TVA comprise.</w:t>
      </w:r>
    </w:p>
    <w:p w14:paraId="6590BE9F" w14:textId="77777777" w:rsidR="0036707C" w:rsidRPr="00183FFA" w:rsidRDefault="0036707C" w:rsidP="003C773A">
      <w:pPr>
        <w:jc w:val="both"/>
        <w:rPr>
          <w:rFonts w:asciiTheme="minorHAnsi" w:hAnsiTheme="minorHAnsi" w:cstheme="minorHAnsi"/>
          <w:sz w:val="21"/>
          <w:szCs w:val="21"/>
        </w:rPr>
      </w:pPr>
    </w:p>
    <w:p w14:paraId="7CEDD2FE" w14:textId="572B0D80" w:rsidR="00843D56" w:rsidRPr="00183FFA" w:rsidRDefault="0036707C" w:rsidP="003C773A">
      <w:pPr>
        <w:jc w:val="both"/>
        <w:rPr>
          <w:rFonts w:asciiTheme="minorHAnsi" w:hAnsiTheme="minorHAnsi" w:cstheme="minorHAnsi"/>
          <w:sz w:val="21"/>
          <w:szCs w:val="21"/>
        </w:rPr>
      </w:pPr>
      <w:r w:rsidRPr="00183FFA">
        <w:rPr>
          <w:rFonts w:asciiTheme="minorHAnsi" w:hAnsiTheme="minorHAnsi" w:cstheme="minorHAnsi"/>
          <w:sz w:val="21"/>
          <w:szCs w:val="21"/>
        </w:rPr>
        <w:t xml:space="preserve">Fait </w:t>
      </w:r>
      <w:r w:rsidR="004072B1" w:rsidRPr="00183FFA">
        <w:rPr>
          <w:rFonts w:asciiTheme="minorHAnsi" w:hAnsiTheme="minorHAnsi" w:cstheme="minorHAnsi"/>
          <w:sz w:val="21"/>
          <w:szCs w:val="21"/>
        </w:rPr>
        <w:t xml:space="preserve">à </w:t>
      </w:r>
      <w:sdt>
        <w:sdtPr>
          <w:rPr>
            <w:rFonts w:asciiTheme="minorHAnsi" w:hAnsiTheme="minorHAnsi" w:cstheme="minorHAnsi"/>
            <w:sz w:val="21"/>
            <w:szCs w:val="21"/>
          </w:rPr>
          <w:id w:val="1405961025"/>
          <w:placeholder>
            <w:docPart w:val="008EA7D04030486CAACF6F8B7972394B"/>
          </w:placeholder>
          <w:showingPlcHdr/>
        </w:sdtPr>
        <w:sdtEndPr/>
        <w:sdtContent>
          <w:r w:rsidR="009913EC" w:rsidRPr="005D45E6">
            <w:rPr>
              <w:rFonts w:asciiTheme="minorHAnsi" w:hAnsiTheme="minorHAnsi" w:cstheme="minorHAnsi"/>
              <w:sz w:val="21"/>
              <w:szCs w:val="21"/>
              <w:highlight w:val="lightGray"/>
            </w:rPr>
            <w:t>[à compléter]</w:t>
          </w:r>
        </w:sdtContent>
      </w:sdt>
      <w:r w:rsidR="002700D7" w:rsidRPr="00183FFA">
        <w:rPr>
          <w:rFonts w:asciiTheme="minorHAnsi" w:hAnsiTheme="minorHAnsi" w:cstheme="minorHAnsi"/>
          <w:sz w:val="21"/>
          <w:szCs w:val="21"/>
        </w:rPr>
        <w:t>,</w:t>
      </w:r>
      <w:r w:rsidRPr="00183FFA">
        <w:rPr>
          <w:rFonts w:asciiTheme="minorHAnsi" w:hAnsiTheme="minorHAnsi" w:cstheme="minorHAnsi"/>
          <w:sz w:val="21"/>
          <w:szCs w:val="21"/>
        </w:rPr>
        <w:t xml:space="preserve"> le </w:t>
      </w:r>
      <w:sdt>
        <w:sdtPr>
          <w:rPr>
            <w:rFonts w:asciiTheme="minorHAnsi" w:hAnsiTheme="minorHAnsi" w:cstheme="minorHAnsi"/>
            <w:sz w:val="21"/>
            <w:szCs w:val="21"/>
          </w:rPr>
          <w:id w:val="1175228950"/>
          <w:placeholder>
            <w:docPart w:val="1D0392CFB8DD43B4821B96EC470DDA95"/>
          </w:placeholder>
          <w:showingPlcHdr/>
        </w:sdtPr>
        <w:sdtEndPr/>
        <w:sdtContent>
          <w:r w:rsidR="009913EC" w:rsidRPr="005D45E6">
            <w:rPr>
              <w:rFonts w:asciiTheme="minorHAnsi" w:hAnsiTheme="minorHAnsi" w:cstheme="minorHAnsi"/>
              <w:sz w:val="21"/>
              <w:szCs w:val="21"/>
              <w:highlight w:val="lightGray"/>
            </w:rPr>
            <w:t>[à compléter]</w:t>
          </w:r>
        </w:sdtContent>
      </w:sdt>
      <w:r w:rsidR="009913EC" w:rsidRPr="00183FFA">
        <w:rPr>
          <w:rFonts w:asciiTheme="minorHAnsi" w:hAnsiTheme="minorHAnsi" w:cstheme="minorHAnsi"/>
          <w:sz w:val="21"/>
          <w:szCs w:val="21"/>
        </w:rPr>
        <w:t>.</w:t>
      </w:r>
    </w:p>
    <w:p w14:paraId="4AC4566E" w14:textId="77777777" w:rsidR="000D2C1C" w:rsidRPr="00183FFA" w:rsidRDefault="000D2C1C" w:rsidP="003C773A">
      <w:pPr>
        <w:jc w:val="both"/>
        <w:rPr>
          <w:rFonts w:asciiTheme="minorHAnsi" w:hAnsiTheme="minorHAnsi" w:cstheme="minorHAnsi"/>
          <w:sz w:val="21"/>
          <w:szCs w:val="21"/>
        </w:rPr>
      </w:pPr>
    </w:p>
    <w:p w14:paraId="6934930C" w14:textId="77777777" w:rsidR="00C6475C" w:rsidRPr="00183FFA" w:rsidRDefault="00C6475C" w:rsidP="00C6475C">
      <w:pPr>
        <w:pStyle w:val="Sansinterligne"/>
        <w:ind w:right="-437"/>
        <w:jc w:val="both"/>
        <w:rPr>
          <w:rFonts w:asciiTheme="minorHAnsi" w:hAnsiTheme="minorHAnsi" w:cstheme="minorHAnsi"/>
          <w:sz w:val="21"/>
          <w:szCs w:val="21"/>
        </w:rPr>
      </w:pPr>
    </w:p>
    <w:p w14:paraId="20FA3271" w14:textId="755DE45F" w:rsidR="00C6475C" w:rsidRPr="00183FFA" w:rsidRDefault="00C6475C" w:rsidP="002700D7">
      <w:pPr>
        <w:pStyle w:val="Sansinterligne"/>
        <w:ind w:left="5103" w:right="-437"/>
        <w:jc w:val="both"/>
        <w:rPr>
          <w:rFonts w:asciiTheme="minorHAnsi" w:hAnsiTheme="minorHAnsi" w:cstheme="minorHAnsi"/>
          <w:sz w:val="21"/>
          <w:szCs w:val="21"/>
        </w:rPr>
      </w:pPr>
      <w:r w:rsidRPr="00183FFA">
        <w:rPr>
          <w:rFonts w:asciiTheme="minorHAnsi" w:hAnsiTheme="minorHAnsi" w:cstheme="minorHAnsi"/>
          <w:sz w:val="21"/>
          <w:szCs w:val="21"/>
        </w:rPr>
        <w:t>Pour</w:t>
      </w:r>
      <w:r w:rsidR="004072B1" w:rsidRPr="00183FFA">
        <w:rPr>
          <w:rFonts w:asciiTheme="minorHAnsi" w:hAnsiTheme="minorHAnsi" w:cstheme="minorHAnsi"/>
          <w:sz w:val="21"/>
          <w:szCs w:val="21"/>
        </w:rPr>
        <w:t xml:space="preserve"> </w:t>
      </w:r>
      <w:sdt>
        <w:sdtPr>
          <w:rPr>
            <w:rFonts w:asciiTheme="minorHAnsi" w:hAnsiTheme="minorHAnsi" w:cstheme="minorHAnsi"/>
            <w:sz w:val="21"/>
            <w:szCs w:val="21"/>
          </w:rPr>
          <w:id w:val="1168142693"/>
          <w:placeholder>
            <w:docPart w:val="371E4CE1E2E64C358E4DC916A683CDDF"/>
          </w:placeholder>
          <w:showingPlcHdr/>
        </w:sdtPr>
        <w:sdtEndPr/>
        <w:sdtContent>
          <w:r w:rsidR="009913EC" w:rsidRPr="005D45E6">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w:t>
      </w:r>
    </w:p>
    <w:p w14:paraId="396DCEED" w14:textId="06CE6879" w:rsidR="00C6475C" w:rsidRPr="00183FFA" w:rsidRDefault="00C6475C" w:rsidP="002700D7">
      <w:pPr>
        <w:pStyle w:val="Sansinterligne"/>
        <w:ind w:left="5103" w:right="-437"/>
        <w:jc w:val="both"/>
        <w:rPr>
          <w:rFonts w:asciiTheme="minorHAnsi" w:hAnsiTheme="minorHAnsi" w:cstheme="minorHAnsi"/>
          <w:sz w:val="21"/>
          <w:szCs w:val="21"/>
        </w:rPr>
      </w:pPr>
    </w:p>
    <w:p w14:paraId="378A9A10" w14:textId="77777777" w:rsidR="00487970" w:rsidRPr="00183FFA" w:rsidRDefault="00487970" w:rsidP="002700D7">
      <w:pPr>
        <w:pStyle w:val="Sansinterligne"/>
        <w:ind w:left="5103" w:right="-437"/>
        <w:jc w:val="both"/>
        <w:rPr>
          <w:rFonts w:asciiTheme="minorHAnsi" w:hAnsiTheme="minorHAnsi" w:cstheme="minorHAnsi"/>
          <w:sz w:val="21"/>
          <w:szCs w:val="21"/>
        </w:rPr>
      </w:pPr>
    </w:p>
    <w:sdt>
      <w:sdtPr>
        <w:rPr>
          <w:rFonts w:asciiTheme="minorHAnsi" w:hAnsiTheme="minorHAnsi" w:cstheme="minorHAnsi"/>
          <w:sz w:val="21"/>
          <w:szCs w:val="21"/>
        </w:rPr>
        <w:id w:val="-305773482"/>
        <w:placeholder>
          <w:docPart w:val="E32909F10313433C83925BCF168F1380"/>
        </w:placeholder>
      </w:sdtPr>
      <w:sdtEndPr/>
      <w:sdtContent>
        <w:commentRangeStart w:id="14" w:displacedByCustomXml="prev"/>
        <w:p w14:paraId="25060079" w14:textId="61BD39AE" w:rsidR="00487970" w:rsidRPr="00183FFA" w:rsidRDefault="00487970" w:rsidP="00487970">
          <w:pPr>
            <w:ind w:left="5103"/>
            <w:jc w:val="both"/>
            <w:rPr>
              <w:rFonts w:asciiTheme="minorHAnsi" w:hAnsiTheme="minorHAnsi" w:cstheme="minorHAnsi"/>
              <w:sz w:val="21"/>
              <w:szCs w:val="21"/>
            </w:rPr>
          </w:pPr>
          <w:r w:rsidRPr="005D45E6">
            <w:rPr>
              <w:rFonts w:asciiTheme="minorHAnsi" w:hAnsiTheme="minorHAnsi" w:cstheme="minorHAnsi"/>
              <w:sz w:val="21"/>
              <w:szCs w:val="21"/>
              <w:highlight w:val="lightGray"/>
            </w:rPr>
            <w:t>[</w:t>
          </w:r>
          <w:r w:rsidR="001C6079" w:rsidRPr="005D45E6">
            <w:rPr>
              <w:rFonts w:asciiTheme="minorHAnsi" w:hAnsiTheme="minorHAnsi" w:cstheme="minorHAnsi"/>
              <w:sz w:val="21"/>
              <w:szCs w:val="21"/>
              <w:highlight w:val="lightGray"/>
            </w:rPr>
            <w:t>Signature en fonction des règles du pouvoir adjudicateur</w:t>
          </w:r>
          <w:r w:rsidRPr="005D45E6">
            <w:rPr>
              <w:rFonts w:asciiTheme="minorHAnsi" w:hAnsiTheme="minorHAnsi" w:cstheme="minorHAnsi"/>
              <w:sz w:val="21"/>
              <w:szCs w:val="21"/>
              <w:highlight w:val="lightGray"/>
            </w:rPr>
            <w:t>]</w:t>
          </w:r>
          <w:commentRangeEnd w:id="14"/>
          <w:r w:rsidR="005D45E6">
            <w:rPr>
              <w:rStyle w:val="Marquedecommentaire"/>
            </w:rPr>
            <w:commentReference w:id="14"/>
          </w:r>
        </w:p>
      </w:sdtContent>
    </w:sdt>
    <w:p w14:paraId="03DDCEE8" w14:textId="77777777" w:rsidR="001C6079" w:rsidRPr="00A54C0B" w:rsidRDefault="001C6079" w:rsidP="001C6079">
      <w:pPr>
        <w:pStyle w:val="Commentaire"/>
        <w:rPr>
          <w:rFonts w:ascii="Century Gothic" w:hAnsi="Century Gothic"/>
          <w:sz w:val="22"/>
          <w:szCs w:val="22"/>
        </w:rPr>
      </w:pPr>
    </w:p>
    <w:p w14:paraId="44A82494" w14:textId="38FD49C7" w:rsidR="00C6475C" w:rsidRPr="00BB02AB" w:rsidRDefault="00C6475C" w:rsidP="002700D7">
      <w:pPr>
        <w:pStyle w:val="Sansinterligne"/>
        <w:ind w:left="5103" w:right="-437"/>
        <w:jc w:val="both"/>
        <w:rPr>
          <w:rFonts w:ascii="Century Gothic" w:hAnsi="Century Gothic"/>
          <w:sz w:val="22"/>
          <w:szCs w:val="22"/>
        </w:rPr>
      </w:pPr>
    </w:p>
    <w:p w14:paraId="63B84AEB" w14:textId="77777777" w:rsidR="001C6079" w:rsidRDefault="001C6079" w:rsidP="001C6079">
      <w:pPr>
        <w:tabs>
          <w:tab w:val="left" w:pos="8196"/>
        </w:tabs>
        <w:spacing w:after="200" w:line="276" w:lineRule="auto"/>
        <w:rPr>
          <w:rFonts w:ascii="Century Gothic" w:hAnsi="Century Gothic"/>
          <w:sz w:val="22"/>
          <w:szCs w:val="22"/>
        </w:rPr>
      </w:pPr>
      <w:r w:rsidRPr="001C6079">
        <w:rPr>
          <w:rFonts w:ascii="Century Gothic" w:hAnsi="Century Gothic"/>
          <w:sz w:val="22"/>
          <w:szCs w:val="22"/>
        </w:rPr>
        <w:tab/>
      </w:r>
    </w:p>
    <w:p w14:paraId="30163653" w14:textId="2B89E238" w:rsidR="008E3502" w:rsidRPr="001C6079" w:rsidRDefault="001C6079" w:rsidP="001C6079">
      <w:pPr>
        <w:tabs>
          <w:tab w:val="left" w:pos="8196"/>
        </w:tabs>
        <w:spacing w:after="200" w:line="276" w:lineRule="auto"/>
        <w:rPr>
          <w:rFonts w:ascii="Century Gothic" w:hAnsi="Century Gothic"/>
          <w:sz w:val="22"/>
          <w:szCs w:val="22"/>
        </w:rPr>
      </w:pPr>
      <w:r w:rsidRPr="001C6079">
        <w:rPr>
          <w:rFonts w:ascii="Century Gothic" w:hAnsi="Century Gothic"/>
          <w:sz w:val="22"/>
          <w:szCs w:val="22"/>
        </w:rPr>
        <w:tab/>
      </w:r>
    </w:p>
    <w:sectPr w:rsidR="008E3502" w:rsidRPr="001C6079" w:rsidSect="002474DC">
      <w:headerReference w:type="default" r:id="rId19"/>
      <w:footerReference w:type="default" r:id="rId2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ote au rédacteur " w:date="2025-07-02T08:02:00Z" w:initials="NR">
    <w:p w14:paraId="7887F847" w14:textId="77777777" w:rsidR="005F63DB" w:rsidRDefault="005F63DB" w:rsidP="005F63DB">
      <w:pPr>
        <w:pStyle w:val="Commentaire"/>
      </w:pPr>
      <w:r>
        <w:rPr>
          <w:rStyle w:val="Marquedecommentaire"/>
        </w:rPr>
        <w:annotationRef/>
      </w:r>
      <w:r>
        <w:t>Pour le SPW, la personne habilitée à représenter le GW :</w:t>
      </w:r>
    </w:p>
    <w:p w14:paraId="134CA25F" w14:textId="77777777" w:rsidR="005F63DB" w:rsidRDefault="005F63DB" w:rsidP="005F63DB">
      <w:pPr>
        <w:pStyle w:val="Commentaire"/>
      </w:pPr>
    </w:p>
    <w:p w14:paraId="7DFDE39C" w14:textId="77777777" w:rsidR="005F63DB" w:rsidRDefault="005F63DB" w:rsidP="005F63DB">
      <w:pPr>
        <w:pStyle w:val="Commentaire"/>
      </w:pPr>
      <w:r>
        <w:t xml:space="preserve">Pour les </w:t>
      </w:r>
      <w:r>
        <w:rPr>
          <w:b/>
          <w:bCs/>
        </w:rPr>
        <w:t>marchés de services</w:t>
      </w:r>
      <w:r>
        <w:t xml:space="preserve"> est le directeur jusqu’à 25.000€ HTVA et l’Inspecteur général jusqu’à 30.000€ HTVA. </w:t>
      </w:r>
    </w:p>
    <w:p w14:paraId="1011D45B" w14:textId="77777777" w:rsidR="005F63DB" w:rsidRDefault="005F63DB" w:rsidP="005F63DB">
      <w:pPr>
        <w:pStyle w:val="Commentaire"/>
      </w:pPr>
    </w:p>
    <w:p w14:paraId="170C6421" w14:textId="77777777" w:rsidR="005F63DB" w:rsidRDefault="005F63DB" w:rsidP="005F63DB">
      <w:pPr>
        <w:pStyle w:val="Commentaire"/>
      </w:pPr>
      <w:r>
        <w:t>Pour les</w:t>
      </w:r>
      <w:r>
        <w:rPr>
          <w:b/>
          <w:bCs/>
        </w:rPr>
        <w:t xml:space="preserve"> marchés de fournitures et de travaux,</w:t>
      </w:r>
      <w:r>
        <w:t xml:space="preserve"> il s’agit du directeur jusqu’à 30.000 euros HTVA. </w:t>
      </w:r>
    </w:p>
    <w:p w14:paraId="5169FAE3" w14:textId="77777777" w:rsidR="005F63DB" w:rsidRDefault="005F63DB" w:rsidP="005F63DB">
      <w:pPr>
        <w:pStyle w:val="Commentaire"/>
      </w:pPr>
    </w:p>
    <w:p w14:paraId="0A98C637" w14:textId="77777777" w:rsidR="005F63DB" w:rsidRDefault="005F63DB" w:rsidP="005F63DB">
      <w:pPr>
        <w:pStyle w:val="Commentaire"/>
      </w:pPr>
      <w:r>
        <w:t xml:space="preserve">Voir </w:t>
      </w:r>
      <w:hyperlink r:id="rId1" w:anchor=":~:text=prix%20du%20march%C3%A9-,Art.%2019.,-Sans%20pr%C3%A9judice%20de" w:history="1">
        <w:r w:rsidRPr="00892719">
          <w:rPr>
            <w:rStyle w:val="Lienhypertexte"/>
          </w:rPr>
          <w:t>AGW du 23 mai 2019</w:t>
        </w:r>
      </w:hyperlink>
      <w:r>
        <w:t xml:space="preserve"> relatif aux délégations de pouvoirs au sein du Service public de Wallonie. </w:t>
      </w:r>
    </w:p>
  </w:comment>
  <w:comment w:id="2" w:author="Note au rédacteur " w:date="2025-05-05T08:56:00Z" w:initials="NR">
    <w:p w14:paraId="17DA4D38" w14:textId="2139223B" w:rsidR="00846699" w:rsidRDefault="001D024A" w:rsidP="00846699">
      <w:pPr>
        <w:pStyle w:val="Commentaire"/>
      </w:pPr>
      <w:r>
        <w:rPr>
          <w:rStyle w:val="Marquedecommentaire"/>
        </w:rPr>
        <w:annotationRef/>
      </w:r>
      <w:r w:rsidR="00846699">
        <w:t>Supprimez cette option si le pouvoir adjudicateur n’est pas le SPW.</w:t>
      </w:r>
    </w:p>
  </w:comment>
  <w:comment w:id="5" w:author="Note au rédacteur " w:date="2025-05-05T08:56:00Z" w:initials="NR">
    <w:p w14:paraId="290CBCBE" w14:textId="77777777" w:rsidR="00846699" w:rsidRDefault="001D024A" w:rsidP="00846699">
      <w:pPr>
        <w:pStyle w:val="Commentaire"/>
      </w:pPr>
      <w:r>
        <w:rPr>
          <w:rStyle w:val="Marquedecommentaire"/>
        </w:rPr>
        <w:annotationRef/>
      </w:r>
      <w:r w:rsidR="00846699">
        <w:t>Supprimez cette option si le pouvoir adjudicateur est le SPW.</w:t>
      </w:r>
    </w:p>
  </w:comment>
  <w:comment w:id="6" w:author="Note au rédacteur " w:date="2025-05-05T08:59:00Z" w:initials="NR">
    <w:p w14:paraId="417098EF" w14:textId="77777777" w:rsidR="00BD6B67" w:rsidRDefault="001606FC" w:rsidP="00BD6B67">
      <w:pPr>
        <w:pStyle w:val="Commentaire"/>
      </w:pPr>
      <w:r>
        <w:rPr>
          <w:rStyle w:val="Marquedecommentaire"/>
        </w:rPr>
        <w:annotationRef/>
      </w:r>
      <w:r w:rsidR="00BD6B67">
        <w:rPr>
          <w:i/>
          <w:iCs/>
        </w:rPr>
        <w:t>Information</w:t>
      </w:r>
      <w:r w:rsidR="00BD6B67">
        <w:t xml:space="preserve"> : la loi du 17 juin 2013 relative à la motivation, à l'information et aux voies de recours en matière de marchés publics et de certains marchés de travaux, de fournitures et de services prévoit elle-même qu’elle ne s’applique pas aux marchés de faible montant. Par conséquent, c’est la loi du 29 juillet 1991 qui impose une obligation de motivation du choix de l’adjudicataire pour les marchés de faible montant.</w:t>
      </w:r>
    </w:p>
  </w:comment>
  <w:comment w:id="7" w:author="Note au rédacteur " w:date="2025-07-30T09:23:00Z" w:initials="NR">
    <w:p w14:paraId="3D444E0E" w14:textId="5E90AE2E" w:rsidR="0093462F" w:rsidRDefault="00E60B49" w:rsidP="0093462F">
      <w:pPr>
        <w:pStyle w:val="Commentaire"/>
      </w:pPr>
      <w:r>
        <w:rPr>
          <w:rStyle w:val="Marquedecommentaire"/>
        </w:rPr>
        <w:annotationRef/>
      </w:r>
      <w:r w:rsidR="0093462F">
        <w:t>Vous pouvez consulter plus de trois opérateurs économiques, dans ce cas, ajoutez des cases au tableau.</w:t>
      </w:r>
    </w:p>
    <w:p w14:paraId="00734D6D" w14:textId="77777777" w:rsidR="0093462F" w:rsidRDefault="0093462F" w:rsidP="0093462F">
      <w:pPr>
        <w:pStyle w:val="Commentaire"/>
      </w:pPr>
      <w:r>
        <w:t xml:space="preserve"> </w:t>
      </w:r>
    </w:p>
    <w:p w14:paraId="7701002A" w14:textId="77777777" w:rsidR="0093462F" w:rsidRDefault="0093462F" w:rsidP="0093462F">
      <w:pPr>
        <w:pStyle w:val="Commentaire"/>
      </w:pPr>
      <w:r>
        <w:t xml:space="preserve">Dans le cas où vous consultez moins de trois opérateurs économiques, vous devez justifier ce choix. </w:t>
      </w:r>
    </w:p>
  </w:comment>
  <w:comment w:id="10" w:author="Note au rédacteur " w:date="2025-05-05T09:12:00Z" w:initials="NR">
    <w:p w14:paraId="19E64606" w14:textId="2F839966" w:rsidR="00846699" w:rsidRDefault="00E44CCE" w:rsidP="00846699">
      <w:pPr>
        <w:pStyle w:val="Commentaire"/>
      </w:pPr>
      <w:r>
        <w:rPr>
          <w:rStyle w:val="Marquedecommentaire"/>
        </w:rPr>
        <w:annotationRef/>
      </w:r>
      <w:r w:rsidR="00846699">
        <w:t xml:space="preserve">Supprimez cette option  si vous appliquez </w:t>
      </w:r>
      <w:r w:rsidR="00846699">
        <w:rPr>
          <w:b/>
          <w:bCs/>
        </w:rPr>
        <w:t>plusieurs critères</w:t>
      </w:r>
      <w:r w:rsidR="00846699">
        <w:t xml:space="preserve"> d’attribution. </w:t>
      </w:r>
    </w:p>
  </w:comment>
  <w:comment w:id="12" w:author="Note au rédacteur " w:date="2025-05-05T09:14:00Z" w:initials="NR">
    <w:p w14:paraId="139C78EC" w14:textId="34915D9C" w:rsidR="008B78D0" w:rsidRDefault="008B78D0" w:rsidP="008B78D0">
      <w:pPr>
        <w:pStyle w:val="Commentaire"/>
      </w:pPr>
      <w:r>
        <w:rPr>
          <w:rStyle w:val="Marquedecommentaire"/>
        </w:rPr>
        <w:annotationRef/>
      </w:r>
      <w:r>
        <w:t>Les motifs doivent permettre de comprendre pourquoi une offre est meilleure que les autres au regard du critère d’attribution analysé.</w:t>
      </w:r>
    </w:p>
  </w:comment>
  <w:comment w:id="11" w:author="Note au rédacteur " w:date="2025-05-05T09:13:00Z" w:initials="NR">
    <w:p w14:paraId="35FF33FD" w14:textId="77777777" w:rsidR="007448F6" w:rsidRDefault="003C325E" w:rsidP="007448F6">
      <w:pPr>
        <w:pStyle w:val="Commentaire"/>
      </w:pPr>
      <w:r>
        <w:rPr>
          <w:rStyle w:val="Marquedecommentaire"/>
        </w:rPr>
        <w:annotationRef/>
      </w:r>
      <w:r w:rsidR="007448F6">
        <w:t>Supprimez ce paragraphe si vous appliquez qu’</w:t>
      </w:r>
      <w:r w:rsidR="007448F6">
        <w:rPr>
          <w:b/>
          <w:bCs/>
        </w:rPr>
        <w:t>un seul critère</w:t>
      </w:r>
      <w:r w:rsidR="007448F6">
        <w:t xml:space="preserve"> d’attribution (le prix).</w:t>
      </w:r>
    </w:p>
  </w:comment>
  <w:comment w:id="14" w:author="Note au rédacteur " w:date="2025-04-14T09:58:00Z" w:initials="NR">
    <w:p w14:paraId="21775B85" w14:textId="77777777" w:rsidR="006C448E" w:rsidRDefault="005D45E6" w:rsidP="006C448E">
      <w:pPr>
        <w:pStyle w:val="Commentaire"/>
      </w:pPr>
      <w:r>
        <w:rPr>
          <w:rStyle w:val="Marquedecommentaire"/>
        </w:rPr>
        <w:annotationRef/>
      </w:r>
      <w:r w:rsidR="006C448E">
        <w:t xml:space="preserve">Si vous faites partie du SPW, la personne habilitée à représenter le GW pour un marché de services est le directeur jusqu’à 25.000€ HTVA et l’Inspecteur général jusqu’à 30.000€ HTVA. Pour les marchés de fournitures et de travaux, il s’agit du directeur jusqu’à 30.000 euros HTVA. Voir </w:t>
      </w:r>
      <w:hyperlink r:id="rId2" w:anchor=":~:text=prix%20du%20march%C3%A9-,Art.%2019.,-Sans%20pr%C3%A9judice%20de" w:history="1">
        <w:r w:rsidR="006C448E" w:rsidRPr="007345BB">
          <w:rPr>
            <w:rStyle w:val="Lienhypertexte"/>
          </w:rPr>
          <w:t>AGW du 23 mai 2019</w:t>
        </w:r>
      </w:hyperlink>
      <w:r w:rsidR="006C448E">
        <w:t xml:space="preserve"> relatif aux délégations de pouvoirs au sein du Service public de Wallonie.</w:t>
      </w:r>
    </w:p>
    <w:p w14:paraId="7AFEBB6E" w14:textId="77777777" w:rsidR="006C448E" w:rsidRDefault="006C448E" w:rsidP="006C448E">
      <w:pPr>
        <w:pStyle w:val="Commentaire"/>
      </w:pPr>
    </w:p>
    <w:p w14:paraId="763618B5" w14:textId="77777777" w:rsidR="006C448E" w:rsidRDefault="006C448E" w:rsidP="006C448E">
      <w:pPr>
        <w:pStyle w:val="Commentaire"/>
      </w:pPr>
      <w:r>
        <w:t>Si vous ne faites pas partie du SPW, complétez en fonction des règles de fonctionnement internes de votre organisme.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8C637" w15:done="0"/>
  <w15:commentEx w15:paraId="17DA4D38" w15:done="0"/>
  <w15:commentEx w15:paraId="290CBCBE" w15:done="0"/>
  <w15:commentEx w15:paraId="417098EF" w15:done="0"/>
  <w15:commentEx w15:paraId="7701002A" w15:done="0"/>
  <w15:commentEx w15:paraId="19E64606" w15:done="0"/>
  <w15:commentEx w15:paraId="139C78EC" w15:done="0"/>
  <w15:commentEx w15:paraId="35FF33FD" w15:done="0"/>
  <w15:commentEx w15:paraId="76361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6D655" w16cex:dateUtc="2025-07-02T06:02:00Z"/>
  <w16cex:commentExtensible w16cex:durableId="2F5A3AE5" w16cex:dateUtc="2025-05-05T06:56:00Z"/>
  <w16cex:commentExtensible w16cex:durableId="0F46A3A3" w16cex:dateUtc="2025-05-05T06:56:00Z"/>
  <w16cex:commentExtensible w16cex:durableId="20174E48" w16cex:dateUtc="2025-05-05T06:59:00Z"/>
  <w16cex:commentExtensible w16cex:durableId="58B9FE88" w16cex:dateUtc="2025-07-30T07:23:00Z"/>
  <w16cex:commentExtensible w16cex:durableId="79CCA9F1" w16cex:dateUtc="2025-05-05T07:12:00Z"/>
  <w16cex:commentExtensible w16cex:durableId="1D03BFB6" w16cex:dateUtc="2025-05-05T07:14:00Z"/>
  <w16cex:commentExtensible w16cex:durableId="3520451E" w16cex:dateUtc="2025-05-05T07:13:00Z"/>
  <w16cex:commentExtensible w16cex:durableId="4CA71E59" w16cex:dateUtc="2025-04-14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8C637" w16cid:durableId="6856D655"/>
  <w16cid:commentId w16cid:paraId="17DA4D38" w16cid:durableId="2F5A3AE5"/>
  <w16cid:commentId w16cid:paraId="290CBCBE" w16cid:durableId="0F46A3A3"/>
  <w16cid:commentId w16cid:paraId="417098EF" w16cid:durableId="20174E48"/>
  <w16cid:commentId w16cid:paraId="7701002A" w16cid:durableId="58B9FE88"/>
  <w16cid:commentId w16cid:paraId="19E64606" w16cid:durableId="79CCA9F1"/>
  <w16cid:commentId w16cid:paraId="139C78EC" w16cid:durableId="1D03BFB6"/>
  <w16cid:commentId w16cid:paraId="35FF33FD" w16cid:durableId="3520451E"/>
  <w16cid:commentId w16cid:paraId="763618B5" w16cid:durableId="4CA71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8388E" w14:textId="77777777" w:rsidR="00795941" w:rsidRDefault="00795941" w:rsidP="00AF455F">
      <w:r>
        <w:separator/>
      </w:r>
    </w:p>
  </w:endnote>
  <w:endnote w:type="continuationSeparator" w:id="0">
    <w:p w14:paraId="18E59466" w14:textId="77777777" w:rsidR="00795941" w:rsidRDefault="00795941" w:rsidP="00AF4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085071"/>
      <w:docPartObj>
        <w:docPartGallery w:val="Page Numbers (Bottom of Page)"/>
        <w:docPartUnique/>
      </w:docPartObj>
    </w:sdtPr>
    <w:sdtEndPr/>
    <w:sdtContent>
      <w:p w14:paraId="457214BE" w14:textId="44C40433" w:rsidR="008A3812" w:rsidRDefault="008A3812">
        <w:pPr>
          <w:pStyle w:val="Pieddepage"/>
          <w:jc w:val="right"/>
        </w:pPr>
        <w:r>
          <w:fldChar w:fldCharType="begin"/>
        </w:r>
        <w:r>
          <w:instrText>PAGE   \* MERGEFORMAT</w:instrText>
        </w:r>
        <w:r>
          <w:fldChar w:fldCharType="separate"/>
        </w:r>
        <w:r>
          <w:rPr>
            <w:lang w:val="fr-FR"/>
          </w:rPr>
          <w:t>2</w:t>
        </w:r>
        <w:r>
          <w:fldChar w:fldCharType="end"/>
        </w:r>
      </w:p>
    </w:sdtContent>
  </w:sdt>
  <w:p w14:paraId="0BF1BDC6" w14:textId="77777777" w:rsidR="009352F0" w:rsidRDefault="009352F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0F0EE" w14:textId="77777777" w:rsidR="00795941" w:rsidRDefault="00795941" w:rsidP="00AF455F">
      <w:r>
        <w:separator/>
      </w:r>
    </w:p>
  </w:footnote>
  <w:footnote w:type="continuationSeparator" w:id="0">
    <w:p w14:paraId="336D6162" w14:textId="77777777" w:rsidR="00795941" w:rsidRDefault="00795941" w:rsidP="00AF4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1A13" w14:textId="60121F23" w:rsidR="007F69D8" w:rsidRPr="00BA2629" w:rsidRDefault="0002440A" w:rsidP="007F69D8">
    <w:pPr>
      <w:pStyle w:val="En-tte"/>
      <w:jc w:val="center"/>
      <w:rPr>
        <w:rFonts w:ascii="Calibri" w:eastAsia="Calibri" w:hAnsi="Calibri" w:cs="Arial"/>
        <w:sz w:val="21"/>
        <w:szCs w:val="21"/>
        <w:lang w:val="fr-FR" w:eastAsia="en-US"/>
      </w:rPr>
    </w:pPr>
    <w:sdt>
      <w:sdtPr>
        <w:rPr>
          <w:rFonts w:ascii="Calibri" w:eastAsia="Calibri" w:hAnsi="Calibri" w:cs="Arial"/>
          <w:sz w:val="21"/>
          <w:szCs w:val="21"/>
          <w:lang w:val="fr-FR" w:eastAsia="en-US"/>
        </w:rPr>
        <w:alias w:val="Titre"/>
        <w:tag w:val=""/>
        <w:id w:val="1116400235"/>
        <w:placeholder>
          <w:docPart w:val="F0363999650741CABB1198F13CCE6A37"/>
        </w:placeholder>
        <w:dataBinding w:prefixMappings="xmlns:ns0='http://purl.org/dc/elements/1.1/' xmlns:ns1='http://schemas.openxmlformats.org/package/2006/metadata/core-properties' " w:xpath="/ns1:coreProperties[1]/ns0:title[1]" w:storeItemID="{6C3C8BC8-F283-45AE-878A-BAB7291924A1}"/>
        <w:text/>
      </w:sdtPr>
      <w:sdtEndPr/>
      <w:sdtContent>
        <w:r w:rsidR="0041034A">
          <w:rPr>
            <w:rFonts w:ascii="Calibri" w:eastAsia="Calibri" w:hAnsi="Calibri" w:cs="Arial"/>
            <w:sz w:val="21"/>
            <w:szCs w:val="21"/>
            <w:lang w:val="fr-FR" w:eastAsia="en-US"/>
          </w:rPr>
          <w:t>DMA MP belges –</w:t>
        </w:r>
      </w:sdtContent>
    </w:sdt>
    <w:r w:rsidR="007F69D8" w:rsidRPr="00BA2629">
      <w:rPr>
        <w:rFonts w:ascii="Calibri" w:eastAsia="Calibri" w:hAnsi="Calibri" w:cs="Arial"/>
        <w:sz w:val="21"/>
        <w:szCs w:val="21"/>
        <w:lang w:val="fr-FR" w:eastAsia="en-US"/>
      </w:rPr>
      <w:t xml:space="preserve"> Marché n° </w:t>
    </w:r>
    <w:r w:rsidR="007F69D8" w:rsidRPr="007F69D8">
      <w:rPr>
        <w:rFonts w:ascii="Calibri" w:eastAsia="Calibri" w:hAnsi="Calibri" w:cs="Calibri"/>
        <w:sz w:val="21"/>
        <w:szCs w:val="21"/>
        <w:highlight w:val="lightGray"/>
        <w:lang w:eastAsia="en-US"/>
      </w:rPr>
      <w:t>[à compléter par la référence du marché]</w:t>
    </w:r>
  </w:p>
  <w:p w14:paraId="0830395A" w14:textId="6CC11215" w:rsidR="009352F0" w:rsidRDefault="009352F0">
    <w:pPr>
      <w:pStyle w:val="En-tte"/>
      <w:jc w:val="right"/>
      <w:rPr>
        <w:color w:val="7F7F7F" w:themeColor="text1" w:themeTint="80"/>
      </w:rPr>
    </w:pPr>
  </w:p>
  <w:p w14:paraId="40404CBF" w14:textId="5C537159" w:rsidR="009352F0" w:rsidRPr="00E777E2" w:rsidRDefault="009352F0">
    <w:pPr>
      <w:pStyle w:val="En-tte"/>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620"/>
    <w:multiLevelType w:val="hybridMultilevel"/>
    <w:tmpl w:val="688643F6"/>
    <w:lvl w:ilvl="0" w:tplc="A45E1D3A">
      <w:start w:val="1"/>
      <w:numFmt w:val="bullet"/>
      <w:lvlText w:val=""/>
      <w:lvlJc w:val="left"/>
      <w:pPr>
        <w:ind w:left="1020" w:hanging="360"/>
      </w:pPr>
      <w:rPr>
        <w:rFonts w:ascii="Symbol" w:hAnsi="Symbol"/>
      </w:rPr>
    </w:lvl>
    <w:lvl w:ilvl="1" w:tplc="A140BCAE">
      <w:start w:val="1"/>
      <w:numFmt w:val="bullet"/>
      <w:lvlText w:val=""/>
      <w:lvlJc w:val="left"/>
      <w:pPr>
        <w:ind w:left="1020" w:hanging="360"/>
      </w:pPr>
      <w:rPr>
        <w:rFonts w:ascii="Symbol" w:hAnsi="Symbol"/>
      </w:rPr>
    </w:lvl>
    <w:lvl w:ilvl="2" w:tplc="D5A0E3BC">
      <w:start w:val="1"/>
      <w:numFmt w:val="bullet"/>
      <w:lvlText w:val=""/>
      <w:lvlJc w:val="left"/>
      <w:pPr>
        <w:ind w:left="1020" w:hanging="360"/>
      </w:pPr>
      <w:rPr>
        <w:rFonts w:ascii="Symbol" w:hAnsi="Symbol"/>
      </w:rPr>
    </w:lvl>
    <w:lvl w:ilvl="3" w:tplc="552A8632">
      <w:start w:val="1"/>
      <w:numFmt w:val="bullet"/>
      <w:lvlText w:val=""/>
      <w:lvlJc w:val="left"/>
      <w:pPr>
        <w:ind w:left="1020" w:hanging="360"/>
      </w:pPr>
      <w:rPr>
        <w:rFonts w:ascii="Symbol" w:hAnsi="Symbol"/>
      </w:rPr>
    </w:lvl>
    <w:lvl w:ilvl="4" w:tplc="8F762148">
      <w:start w:val="1"/>
      <w:numFmt w:val="bullet"/>
      <w:lvlText w:val=""/>
      <w:lvlJc w:val="left"/>
      <w:pPr>
        <w:ind w:left="1020" w:hanging="360"/>
      </w:pPr>
      <w:rPr>
        <w:rFonts w:ascii="Symbol" w:hAnsi="Symbol"/>
      </w:rPr>
    </w:lvl>
    <w:lvl w:ilvl="5" w:tplc="0D0AA9A0">
      <w:start w:val="1"/>
      <w:numFmt w:val="bullet"/>
      <w:lvlText w:val=""/>
      <w:lvlJc w:val="left"/>
      <w:pPr>
        <w:ind w:left="1020" w:hanging="360"/>
      </w:pPr>
      <w:rPr>
        <w:rFonts w:ascii="Symbol" w:hAnsi="Symbol"/>
      </w:rPr>
    </w:lvl>
    <w:lvl w:ilvl="6" w:tplc="14008A14">
      <w:start w:val="1"/>
      <w:numFmt w:val="bullet"/>
      <w:lvlText w:val=""/>
      <w:lvlJc w:val="left"/>
      <w:pPr>
        <w:ind w:left="1020" w:hanging="360"/>
      </w:pPr>
      <w:rPr>
        <w:rFonts w:ascii="Symbol" w:hAnsi="Symbol"/>
      </w:rPr>
    </w:lvl>
    <w:lvl w:ilvl="7" w:tplc="AFC6ABC6">
      <w:start w:val="1"/>
      <w:numFmt w:val="bullet"/>
      <w:lvlText w:val=""/>
      <w:lvlJc w:val="left"/>
      <w:pPr>
        <w:ind w:left="1020" w:hanging="360"/>
      </w:pPr>
      <w:rPr>
        <w:rFonts w:ascii="Symbol" w:hAnsi="Symbol"/>
      </w:rPr>
    </w:lvl>
    <w:lvl w:ilvl="8" w:tplc="6BECA564">
      <w:start w:val="1"/>
      <w:numFmt w:val="bullet"/>
      <w:lvlText w:val=""/>
      <w:lvlJc w:val="left"/>
      <w:pPr>
        <w:ind w:left="1020" w:hanging="360"/>
      </w:pPr>
      <w:rPr>
        <w:rFonts w:ascii="Symbol" w:hAnsi="Symbol"/>
      </w:rPr>
    </w:lvl>
  </w:abstractNum>
  <w:abstractNum w:abstractNumId="1" w15:restartNumberingAfterBreak="0">
    <w:nsid w:val="184F3435"/>
    <w:multiLevelType w:val="hybridMultilevel"/>
    <w:tmpl w:val="18889B7A"/>
    <w:lvl w:ilvl="0" w:tplc="3EEAE870">
      <w:start w:val="1"/>
      <w:numFmt w:val="bullet"/>
      <w:lvlText w:val=""/>
      <w:lvlJc w:val="left"/>
      <w:pPr>
        <w:ind w:left="1020" w:hanging="360"/>
      </w:pPr>
      <w:rPr>
        <w:rFonts w:ascii="Symbol" w:hAnsi="Symbol"/>
      </w:rPr>
    </w:lvl>
    <w:lvl w:ilvl="1" w:tplc="B71AF10A">
      <w:start w:val="1"/>
      <w:numFmt w:val="bullet"/>
      <w:lvlText w:val=""/>
      <w:lvlJc w:val="left"/>
      <w:pPr>
        <w:ind w:left="1020" w:hanging="360"/>
      </w:pPr>
      <w:rPr>
        <w:rFonts w:ascii="Symbol" w:hAnsi="Symbol"/>
      </w:rPr>
    </w:lvl>
    <w:lvl w:ilvl="2" w:tplc="AF920706">
      <w:start w:val="1"/>
      <w:numFmt w:val="bullet"/>
      <w:lvlText w:val=""/>
      <w:lvlJc w:val="left"/>
      <w:pPr>
        <w:ind w:left="1020" w:hanging="360"/>
      </w:pPr>
      <w:rPr>
        <w:rFonts w:ascii="Symbol" w:hAnsi="Symbol"/>
      </w:rPr>
    </w:lvl>
    <w:lvl w:ilvl="3" w:tplc="D20EFC52">
      <w:start w:val="1"/>
      <w:numFmt w:val="bullet"/>
      <w:lvlText w:val=""/>
      <w:lvlJc w:val="left"/>
      <w:pPr>
        <w:ind w:left="1020" w:hanging="360"/>
      </w:pPr>
      <w:rPr>
        <w:rFonts w:ascii="Symbol" w:hAnsi="Symbol"/>
      </w:rPr>
    </w:lvl>
    <w:lvl w:ilvl="4" w:tplc="66AC640A">
      <w:start w:val="1"/>
      <w:numFmt w:val="bullet"/>
      <w:lvlText w:val=""/>
      <w:lvlJc w:val="left"/>
      <w:pPr>
        <w:ind w:left="1020" w:hanging="360"/>
      </w:pPr>
      <w:rPr>
        <w:rFonts w:ascii="Symbol" w:hAnsi="Symbol"/>
      </w:rPr>
    </w:lvl>
    <w:lvl w:ilvl="5" w:tplc="4F8ADBFA">
      <w:start w:val="1"/>
      <w:numFmt w:val="bullet"/>
      <w:lvlText w:val=""/>
      <w:lvlJc w:val="left"/>
      <w:pPr>
        <w:ind w:left="1020" w:hanging="360"/>
      </w:pPr>
      <w:rPr>
        <w:rFonts w:ascii="Symbol" w:hAnsi="Symbol"/>
      </w:rPr>
    </w:lvl>
    <w:lvl w:ilvl="6" w:tplc="A91AE9F2">
      <w:start w:val="1"/>
      <w:numFmt w:val="bullet"/>
      <w:lvlText w:val=""/>
      <w:lvlJc w:val="left"/>
      <w:pPr>
        <w:ind w:left="1020" w:hanging="360"/>
      </w:pPr>
      <w:rPr>
        <w:rFonts w:ascii="Symbol" w:hAnsi="Symbol"/>
      </w:rPr>
    </w:lvl>
    <w:lvl w:ilvl="7" w:tplc="85383154">
      <w:start w:val="1"/>
      <w:numFmt w:val="bullet"/>
      <w:lvlText w:val=""/>
      <w:lvlJc w:val="left"/>
      <w:pPr>
        <w:ind w:left="1020" w:hanging="360"/>
      </w:pPr>
      <w:rPr>
        <w:rFonts w:ascii="Symbol" w:hAnsi="Symbol"/>
      </w:rPr>
    </w:lvl>
    <w:lvl w:ilvl="8" w:tplc="A8A0718A">
      <w:start w:val="1"/>
      <w:numFmt w:val="bullet"/>
      <w:lvlText w:val=""/>
      <w:lvlJc w:val="left"/>
      <w:pPr>
        <w:ind w:left="1020" w:hanging="360"/>
      </w:pPr>
      <w:rPr>
        <w:rFonts w:ascii="Symbol" w:hAnsi="Symbol"/>
      </w:rPr>
    </w:lvl>
  </w:abstractNum>
  <w:abstractNum w:abstractNumId="2" w15:restartNumberingAfterBreak="0">
    <w:nsid w:val="2168422D"/>
    <w:multiLevelType w:val="hybridMultilevel"/>
    <w:tmpl w:val="EF3C7CB2"/>
    <w:lvl w:ilvl="0" w:tplc="87B80062">
      <w:start w:val="1"/>
      <w:numFmt w:val="upperRoman"/>
      <w:suff w:val="space"/>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2E066399"/>
    <w:multiLevelType w:val="hybridMultilevel"/>
    <w:tmpl w:val="61D80E36"/>
    <w:lvl w:ilvl="0" w:tplc="8B36F6D0">
      <w:start w:val="1"/>
      <w:numFmt w:val="bullet"/>
      <w:lvlText w:val=""/>
      <w:lvlJc w:val="left"/>
      <w:pPr>
        <w:ind w:left="720" w:hanging="360"/>
      </w:pPr>
      <w:rPr>
        <w:rFonts w:ascii="Symbol" w:hAnsi="Symbol"/>
      </w:rPr>
    </w:lvl>
    <w:lvl w:ilvl="1" w:tplc="29E21108">
      <w:start w:val="1"/>
      <w:numFmt w:val="bullet"/>
      <w:lvlText w:val=""/>
      <w:lvlJc w:val="left"/>
      <w:pPr>
        <w:ind w:left="720" w:hanging="360"/>
      </w:pPr>
      <w:rPr>
        <w:rFonts w:ascii="Symbol" w:hAnsi="Symbol"/>
      </w:rPr>
    </w:lvl>
    <w:lvl w:ilvl="2" w:tplc="D4DEEB26">
      <w:start w:val="1"/>
      <w:numFmt w:val="bullet"/>
      <w:lvlText w:val=""/>
      <w:lvlJc w:val="left"/>
      <w:pPr>
        <w:ind w:left="720" w:hanging="360"/>
      </w:pPr>
      <w:rPr>
        <w:rFonts w:ascii="Symbol" w:hAnsi="Symbol"/>
      </w:rPr>
    </w:lvl>
    <w:lvl w:ilvl="3" w:tplc="8F1812AC">
      <w:start w:val="1"/>
      <w:numFmt w:val="bullet"/>
      <w:lvlText w:val=""/>
      <w:lvlJc w:val="left"/>
      <w:pPr>
        <w:ind w:left="720" w:hanging="360"/>
      </w:pPr>
      <w:rPr>
        <w:rFonts w:ascii="Symbol" w:hAnsi="Symbol"/>
      </w:rPr>
    </w:lvl>
    <w:lvl w:ilvl="4" w:tplc="AAD0949C">
      <w:start w:val="1"/>
      <w:numFmt w:val="bullet"/>
      <w:lvlText w:val=""/>
      <w:lvlJc w:val="left"/>
      <w:pPr>
        <w:ind w:left="720" w:hanging="360"/>
      </w:pPr>
      <w:rPr>
        <w:rFonts w:ascii="Symbol" w:hAnsi="Symbol"/>
      </w:rPr>
    </w:lvl>
    <w:lvl w:ilvl="5" w:tplc="BB2E7B56">
      <w:start w:val="1"/>
      <w:numFmt w:val="bullet"/>
      <w:lvlText w:val=""/>
      <w:lvlJc w:val="left"/>
      <w:pPr>
        <w:ind w:left="720" w:hanging="360"/>
      </w:pPr>
      <w:rPr>
        <w:rFonts w:ascii="Symbol" w:hAnsi="Symbol"/>
      </w:rPr>
    </w:lvl>
    <w:lvl w:ilvl="6" w:tplc="FA58AEFC">
      <w:start w:val="1"/>
      <w:numFmt w:val="bullet"/>
      <w:lvlText w:val=""/>
      <w:lvlJc w:val="left"/>
      <w:pPr>
        <w:ind w:left="720" w:hanging="360"/>
      </w:pPr>
      <w:rPr>
        <w:rFonts w:ascii="Symbol" w:hAnsi="Symbol"/>
      </w:rPr>
    </w:lvl>
    <w:lvl w:ilvl="7" w:tplc="64CA32AC">
      <w:start w:val="1"/>
      <w:numFmt w:val="bullet"/>
      <w:lvlText w:val=""/>
      <w:lvlJc w:val="left"/>
      <w:pPr>
        <w:ind w:left="720" w:hanging="360"/>
      </w:pPr>
      <w:rPr>
        <w:rFonts w:ascii="Symbol" w:hAnsi="Symbol"/>
      </w:rPr>
    </w:lvl>
    <w:lvl w:ilvl="8" w:tplc="6C80FB02">
      <w:start w:val="1"/>
      <w:numFmt w:val="bullet"/>
      <w:lvlText w:val=""/>
      <w:lvlJc w:val="left"/>
      <w:pPr>
        <w:ind w:left="720" w:hanging="360"/>
      </w:pPr>
      <w:rPr>
        <w:rFonts w:ascii="Symbol" w:hAnsi="Symbol"/>
      </w:rPr>
    </w:lvl>
  </w:abstractNum>
  <w:abstractNum w:abstractNumId="4" w15:restartNumberingAfterBreak="0">
    <w:nsid w:val="3DD317C2"/>
    <w:multiLevelType w:val="hybridMultilevel"/>
    <w:tmpl w:val="24507422"/>
    <w:lvl w:ilvl="0" w:tplc="C0E8387E">
      <w:start w:val="1"/>
      <w:numFmt w:val="bullet"/>
      <w:lvlText w:val=""/>
      <w:lvlJc w:val="left"/>
      <w:pPr>
        <w:ind w:left="720" w:hanging="360"/>
      </w:pPr>
      <w:rPr>
        <w:rFonts w:ascii="Symbol" w:hAnsi="Symbol"/>
      </w:rPr>
    </w:lvl>
    <w:lvl w:ilvl="1" w:tplc="C2CC970E">
      <w:start w:val="1"/>
      <w:numFmt w:val="bullet"/>
      <w:lvlText w:val=""/>
      <w:lvlJc w:val="left"/>
      <w:pPr>
        <w:ind w:left="720" w:hanging="360"/>
      </w:pPr>
      <w:rPr>
        <w:rFonts w:ascii="Symbol" w:hAnsi="Symbol"/>
      </w:rPr>
    </w:lvl>
    <w:lvl w:ilvl="2" w:tplc="9C7CB8EE">
      <w:start w:val="1"/>
      <w:numFmt w:val="bullet"/>
      <w:lvlText w:val=""/>
      <w:lvlJc w:val="left"/>
      <w:pPr>
        <w:ind w:left="720" w:hanging="360"/>
      </w:pPr>
      <w:rPr>
        <w:rFonts w:ascii="Symbol" w:hAnsi="Symbol"/>
      </w:rPr>
    </w:lvl>
    <w:lvl w:ilvl="3" w:tplc="0AC47174">
      <w:start w:val="1"/>
      <w:numFmt w:val="bullet"/>
      <w:lvlText w:val=""/>
      <w:lvlJc w:val="left"/>
      <w:pPr>
        <w:ind w:left="720" w:hanging="360"/>
      </w:pPr>
      <w:rPr>
        <w:rFonts w:ascii="Symbol" w:hAnsi="Symbol"/>
      </w:rPr>
    </w:lvl>
    <w:lvl w:ilvl="4" w:tplc="0F44EE7C">
      <w:start w:val="1"/>
      <w:numFmt w:val="bullet"/>
      <w:lvlText w:val=""/>
      <w:lvlJc w:val="left"/>
      <w:pPr>
        <w:ind w:left="720" w:hanging="360"/>
      </w:pPr>
      <w:rPr>
        <w:rFonts w:ascii="Symbol" w:hAnsi="Symbol"/>
      </w:rPr>
    </w:lvl>
    <w:lvl w:ilvl="5" w:tplc="ADB6955A">
      <w:start w:val="1"/>
      <w:numFmt w:val="bullet"/>
      <w:lvlText w:val=""/>
      <w:lvlJc w:val="left"/>
      <w:pPr>
        <w:ind w:left="720" w:hanging="360"/>
      </w:pPr>
      <w:rPr>
        <w:rFonts w:ascii="Symbol" w:hAnsi="Symbol"/>
      </w:rPr>
    </w:lvl>
    <w:lvl w:ilvl="6" w:tplc="32E279E8">
      <w:start w:val="1"/>
      <w:numFmt w:val="bullet"/>
      <w:lvlText w:val=""/>
      <w:lvlJc w:val="left"/>
      <w:pPr>
        <w:ind w:left="720" w:hanging="360"/>
      </w:pPr>
      <w:rPr>
        <w:rFonts w:ascii="Symbol" w:hAnsi="Symbol"/>
      </w:rPr>
    </w:lvl>
    <w:lvl w:ilvl="7" w:tplc="2D32538C">
      <w:start w:val="1"/>
      <w:numFmt w:val="bullet"/>
      <w:lvlText w:val=""/>
      <w:lvlJc w:val="left"/>
      <w:pPr>
        <w:ind w:left="720" w:hanging="360"/>
      </w:pPr>
      <w:rPr>
        <w:rFonts w:ascii="Symbol" w:hAnsi="Symbol"/>
      </w:rPr>
    </w:lvl>
    <w:lvl w:ilvl="8" w:tplc="716C97A2">
      <w:start w:val="1"/>
      <w:numFmt w:val="bullet"/>
      <w:lvlText w:val=""/>
      <w:lvlJc w:val="left"/>
      <w:pPr>
        <w:ind w:left="720" w:hanging="360"/>
      </w:pPr>
      <w:rPr>
        <w:rFonts w:ascii="Symbol" w:hAnsi="Symbol"/>
      </w:rPr>
    </w:lvl>
  </w:abstractNum>
  <w:abstractNum w:abstractNumId="5" w15:restartNumberingAfterBreak="0">
    <w:nsid w:val="40096320"/>
    <w:multiLevelType w:val="hybridMultilevel"/>
    <w:tmpl w:val="005E5A66"/>
    <w:lvl w:ilvl="0" w:tplc="55BECA9A">
      <w:start w:val="1"/>
      <w:numFmt w:val="bullet"/>
      <w:lvlText w:val=""/>
      <w:lvlJc w:val="left"/>
      <w:pPr>
        <w:ind w:left="720" w:hanging="360"/>
      </w:pPr>
      <w:rPr>
        <w:rFonts w:ascii="Symbol" w:hAnsi="Symbol"/>
      </w:rPr>
    </w:lvl>
    <w:lvl w:ilvl="1" w:tplc="F082543A">
      <w:start w:val="1"/>
      <w:numFmt w:val="bullet"/>
      <w:lvlText w:val=""/>
      <w:lvlJc w:val="left"/>
      <w:pPr>
        <w:ind w:left="720" w:hanging="360"/>
      </w:pPr>
      <w:rPr>
        <w:rFonts w:ascii="Symbol" w:hAnsi="Symbol"/>
      </w:rPr>
    </w:lvl>
    <w:lvl w:ilvl="2" w:tplc="CB88C838">
      <w:start w:val="1"/>
      <w:numFmt w:val="bullet"/>
      <w:lvlText w:val=""/>
      <w:lvlJc w:val="left"/>
      <w:pPr>
        <w:ind w:left="720" w:hanging="360"/>
      </w:pPr>
      <w:rPr>
        <w:rFonts w:ascii="Symbol" w:hAnsi="Symbol"/>
      </w:rPr>
    </w:lvl>
    <w:lvl w:ilvl="3" w:tplc="AC34B64A">
      <w:start w:val="1"/>
      <w:numFmt w:val="bullet"/>
      <w:lvlText w:val=""/>
      <w:lvlJc w:val="left"/>
      <w:pPr>
        <w:ind w:left="720" w:hanging="360"/>
      </w:pPr>
      <w:rPr>
        <w:rFonts w:ascii="Symbol" w:hAnsi="Symbol"/>
      </w:rPr>
    </w:lvl>
    <w:lvl w:ilvl="4" w:tplc="B9A2267A">
      <w:start w:val="1"/>
      <w:numFmt w:val="bullet"/>
      <w:lvlText w:val=""/>
      <w:lvlJc w:val="left"/>
      <w:pPr>
        <w:ind w:left="720" w:hanging="360"/>
      </w:pPr>
      <w:rPr>
        <w:rFonts w:ascii="Symbol" w:hAnsi="Symbol"/>
      </w:rPr>
    </w:lvl>
    <w:lvl w:ilvl="5" w:tplc="7E08875C">
      <w:start w:val="1"/>
      <w:numFmt w:val="bullet"/>
      <w:lvlText w:val=""/>
      <w:lvlJc w:val="left"/>
      <w:pPr>
        <w:ind w:left="720" w:hanging="360"/>
      </w:pPr>
      <w:rPr>
        <w:rFonts w:ascii="Symbol" w:hAnsi="Symbol"/>
      </w:rPr>
    </w:lvl>
    <w:lvl w:ilvl="6" w:tplc="351AA92E">
      <w:start w:val="1"/>
      <w:numFmt w:val="bullet"/>
      <w:lvlText w:val=""/>
      <w:lvlJc w:val="left"/>
      <w:pPr>
        <w:ind w:left="720" w:hanging="360"/>
      </w:pPr>
      <w:rPr>
        <w:rFonts w:ascii="Symbol" w:hAnsi="Symbol"/>
      </w:rPr>
    </w:lvl>
    <w:lvl w:ilvl="7" w:tplc="C9CC1CA6">
      <w:start w:val="1"/>
      <w:numFmt w:val="bullet"/>
      <w:lvlText w:val=""/>
      <w:lvlJc w:val="left"/>
      <w:pPr>
        <w:ind w:left="720" w:hanging="360"/>
      </w:pPr>
      <w:rPr>
        <w:rFonts w:ascii="Symbol" w:hAnsi="Symbol"/>
      </w:rPr>
    </w:lvl>
    <w:lvl w:ilvl="8" w:tplc="4DEE0464">
      <w:start w:val="1"/>
      <w:numFmt w:val="bullet"/>
      <w:lvlText w:val=""/>
      <w:lvlJc w:val="left"/>
      <w:pPr>
        <w:ind w:left="720" w:hanging="360"/>
      </w:pPr>
      <w:rPr>
        <w:rFonts w:ascii="Symbol" w:hAnsi="Symbol"/>
      </w:rPr>
    </w:lvl>
  </w:abstractNum>
  <w:abstractNum w:abstractNumId="6" w15:restartNumberingAfterBreak="0">
    <w:nsid w:val="461B4F2C"/>
    <w:multiLevelType w:val="hybridMultilevel"/>
    <w:tmpl w:val="EBA49582"/>
    <w:lvl w:ilvl="0" w:tplc="420894B6">
      <w:start w:val="3"/>
      <w:numFmt w:val="bullet"/>
      <w:lvlText w:val="-"/>
      <w:lvlJc w:val="left"/>
      <w:pPr>
        <w:ind w:left="644" w:hanging="360"/>
      </w:pPr>
      <w:rPr>
        <w:rFonts w:hint="default"/>
      </w:rPr>
    </w:lvl>
    <w:lvl w:ilvl="1" w:tplc="080C0003" w:tentative="1">
      <w:start w:val="1"/>
      <w:numFmt w:val="bullet"/>
      <w:lvlText w:val="o"/>
      <w:lvlJc w:val="left"/>
      <w:pPr>
        <w:ind w:left="1364" w:hanging="360"/>
      </w:pPr>
      <w:rPr>
        <w:rFonts w:ascii="Courier New" w:hAnsi="Courier New" w:cs="Courier New" w:hint="default"/>
      </w:rPr>
    </w:lvl>
    <w:lvl w:ilvl="2" w:tplc="080C0005" w:tentative="1">
      <w:start w:val="1"/>
      <w:numFmt w:val="bullet"/>
      <w:lvlText w:val=""/>
      <w:lvlJc w:val="left"/>
      <w:pPr>
        <w:ind w:left="2084" w:hanging="360"/>
      </w:pPr>
      <w:rPr>
        <w:rFonts w:ascii="Wingdings" w:hAnsi="Wingdings" w:hint="default"/>
      </w:rPr>
    </w:lvl>
    <w:lvl w:ilvl="3" w:tplc="080C0001" w:tentative="1">
      <w:start w:val="1"/>
      <w:numFmt w:val="bullet"/>
      <w:lvlText w:val=""/>
      <w:lvlJc w:val="left"/>
      <w:pPr>
        <w:ind w:left="2804" w:hanging="360"/>
      </w:pPr>
      <w:rPr>
        <w:rFonts w:ascii="Symbol" w:hAnsi="Symbol" w:hint="default"/>
      </w:rPr>
    </w:lvl>
    <w:lvl w:ilvl="4" w:tplc="080C0003" w:tentative="1">
      <w:start w:val="1"/>
      <w:numFmt w:val="bullet"/>
      <w:lvlText w:val="o"/>
      <w:lvlJc w:val="left"/>
      <w:pPr>
        <w:ind w:left="3524" w:hanging="360"/>
      </w:pPr>
      <w:rPr>
        <w:rFonts w:ascii="Courier New" w:hAnsi="Courier New" w:cs="Courier New" w:hint="default"/>
      </w:rPr>
    </w:lvl>
    <w:lvl w:ilvl="5" w:tplc="080C0005" w:tentative="1">
      <w:start w:val="1"/>
      <w:numFmt w:val="bullet"/>
      <w:lvlText w:val=""/>
      <w:lvlJc w:val="left"/>
      <w:pPr>
        <w:ind w:left="4244" w:hanging="360"/>
      </w:pPr>
      <w:rPr>
        <w:rFonts w:ascii="Wingdings" w:hAnsi="Wingdings" w:hint="default"/>
      </w:rPr>
    </w:lvl>
    <w:lvl w:ilvl="6" w:tplc="080C0001" w:tentative="1">
      <w:start w:val="1"/>
      <w:numFmt w:val="bullet"/>
      <w:lvlText w:val=""/>
      <w:lvlJc w:val="left"/>
      <w:pPr>
        <w:ind w:left="4964" w:hanging="360"/>
      </w:pPr>
      <w:rPr>
        <w:rFonts w:ascii="Symbol" w:hAnsi="Symbol" w:hint="default"/>
      </w:rPr>
    </w:lvl>
    <w:lvl w:ilvl="7" w:tplc="080C0003" w:tentative="1">
      <w:start w:val="1"/>
      <w:numFmt w:val="bullet"/>
      <w:lvlText w:val="o"/>
      <w:lvlJc w:val="left"/>
      <w:pPr>
        <w:ind w:left="5684" w:hanging="360"/>
      </w:pPr>
      <w:rPr>
        <w:rFonts w:ascii="Courier New" w:hAnsi="Courier New" w:cs="Courier New" w:hint="default"/>
      </w:rPr>
    </w:lvl>
    <w:lvl w:ilvl="8" w:tplc="080C0005" w:tentative="1">
      <w:start w:val="1"/>
      <w:numFmt w:val="bullet"/>
      <w:lvlText w:val=""/>
      <w:lvlJc w:val="left"/>
      <w:pPr>
        <w:ind w:left="6404" w:hanging="360"/>
      </w:pPr>
      <w:rPr>
        <w:rFonts w:ascii="Wingdings" w:hAnsi="Wingdings" w:hint="default"/>
      </w:rPr>
    </w:lvl>
  </w:abstractNum>
  <w:abstractNum w:abstractNumId="7" w15:restartNumberingAfterBreak="0">
    <w:nsid w:val="4E2363D7"/>
    <w:multiLevelType w:val="hybridMultilevel"/>
    <w:tmpl w:val="DAF6B140"/>
    <w:lvl w:ilvl="0" w:tplc="54DAA5C4">
      <w:start w:val="1"/>
      <w:numFmt w:val="bullet"/>
      <w:lvlText w:val=""/>
      <w:lvlJc w:val="left"/>
      <w:pPr>
        <w:ind w:left="720" w:hanging="360"/>
      </w:pPr>
      <w:rPr>
        <w:rFonts w:ascii="Symbol" w:hAnsi="Symbol"/>
      </w:rPr>
    </w:lvl>
    <w:lvl w:ilvl="1" w:tplc="F2705392">
      <w:start w:val="1"/>
      <w:numFmt w:val="bullet"/>
      <w:lvlText w:val=""/>
      <w:lvlJc w:val="left"/>
      <w:pPr>
        <w:ind w:left="720" w:hanging="360"/>
      </w:pPr>
      <w:rPr>
        <w:rFonts w:ascii="Symbol" w:hAnsi="Symbol"/>
      </w:rPr>
    </w:lvl>
    <w:lvl w:ilvl="2" w:tplc="87C04E0A">
      <w:start w:val="1"/>
      <w:numFmt w:val="bullet"/>
      <w:lvlText w:val=""/>
      <w:lvlJc w:val="left"/>
      <w:pPr>
        <w:ind w:left="720" w:hanging="360"/>
      </w:pPr>
      <w:rPr>
        <w:rFonts w:ascii="Symbol" w:hAnsi="Symbol"/>
      </w:rPr>
    </w:lvl>
    <w:lvl w:ilvl="3" w:tplc="402C4A9A">
      <w:start w:val="1"/>
      <w:numFmt w:val="bullet"/>
      <w:lvlText w:val=""/>
      <w:lvlJc w:val="left"/>
      <w:pPr>
        <w:ind w:left="720" w:hanging="360"/>
      </w:pPr>
      <w:rPr>
        <w:rFonts w:ascii="Symbol" w:hAnsi="Symbol"/>
      </w:rPr>
    </w:lvl>
    <w:lvl w:ilvl="4" w:tplc="8208159C">
      <w:start w:val="1"/>
      <w:numFmt w:val="bullet"/>
      <w:lvlText w:val=""/>
      <w:lvlJc w:val="left"/>
      <w:pPr>
        <w:ind w:left="720" w:hanging="360"/>
      </w:pPr>
      <w:rPr>
        <w:rFonts w:ascii="Symbol" w:hAnsi="Symbol"/>
      </w:rPr>
    </w:lvl>
    <w:lvl w:ilvl="5" w:tplc="4972075E">
      <w:start w:val="1"/>
      <w:numFmt w:val="bullet"/>
      <w:lvlText w:val=""/>
      <w:lvlJc w:val="left"/>
      <w:pPr>
        <w:ind w:left="720" w:hanging="360"/>
      </w:pPr>
      <w:rPr>
        <w:rFonts w:ascii="Symbol" w:hAnsi="Symbol"/>
      </w:rPr>
    </w:lvl>
    <w:lvl w:ilvl="6" w:tplc="F80A43A6">
      <w:start w:val="1"/>
      <w:numFmt w:val="bullet"/>
      <w:lvlText w:val=""/>
      <w:lvlJc w:val="left"/>
      <w:pPr>
        <w:ind w:left="720" w:hanging="360"/>
      </w:pPr>
      <w:rPr>
        <w:rFonts w:ascii="Symbol" w:hAnsi="Symbol"/>
      </w:rPr>
    </w:lvl>
    <w:lvl w:ilvl="7" w:tplc="B6E4D63A">
      <w:start w:val="1"/>
      <w:numFmt w:val="bullet"/>
      <w:lvlText w:val=""/>
      <w:lvlJc w:val="left"/>
      <w:pPr>
        <w:ind w:left="720" w:hanging="360"/>
      </w:pPr>
      <w:rPr>
        <w:rFonts w:ascii="Symbol" w:hAnsi="Symbol"/>
      </w:rPr>
    </w:lvl>
    <w:lvl w:ilvl="8" w:tplc="136A4B44">
      <w:start w:val="1"/>
      <w:numFmt w:val="bullet"/>
      <w:lvlText w:val=""/>
      <w:lvlJc w:val="left"/>
      <w:pPr>
        <w:ind w:left="720" w:hanging="360"/>
      </w:pPr>
      <w:rPr>
        <w:rFonts w:ascii="Symbol" w:hAnsi="Symbol"/>
      </w:rPr>
    </w:lvl>
  </w:abstractNum>
  <w:abstractNum w:abstractNumId="8" w15:restartNumberingAfterBreak="0">
    <w:nsid w:val="59E62460"/>
    <w:multiLevelType w:val="hybridMultilevel"/>
    <w:tmpl w:val="2A4E416A"/>
    <w:lvl w:ilvl="0" w:tplc="CCF6A2C2">
      <w:start w:val="4"/>
      <w:numFmt w:val="upperRoman"/>
      <w:suff w:val="space"/>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 w15:restartNumberingAfterBreak="0">
    <w:nsid w:val="76EA52A1"/>
    <w:multiLevelType w:val="hybridMultilevel"/>
    <w:tmpl w:val="0F86F586"/>
    <w:lvl w:ilvl="0" w:tplc="0FF484CC">
      <w:numFmt w:val="bullet"/>
      <w:lvlText w:val="-"/>
      <w:lvlJc w:val="left"/>
      <w:pPr>
        <w:ind w:left="1080" w:hanging="360"/>
      </w:pPr>
      <w:rPr>
        <w:rFonts w:ascii="Calibri" w:eastAsia="Times New Roman" w:hAnsi="Calibri" w:cs="Calibri" w:hint="default"/>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num w:numId="1" w16cid:durableId="1000934084">
    <w:abstractNumId w:val="2"/>
  </w:num>
  <w:num w:numId="2" w16cid:durableId="200677232">
    <w:abstractNumId w:val="9"/>
  </w:num>
  <w:num w:numId="3" w16cid:durableId="1565026319">
    <w:abstractNumId w:val="6"/>
  </w:num>
  <w:num w:numId="4" w16cid:durableId="2138984847">
    <w:abstractNumId w:val="8"/>
  </w:num>
  <w:num w:numId="5" w16cid:durableId="1283463041">
    <w:abstractNumId w:val="0"/>
  </w:num>
  <w:num w:numId="6" w16cid:durableId="398404337">
    <w:abstractNumId w:val="1"/>
  </w:num>
  <w:num w:numId="7" w16cid:durableId="1803502610">
    <w:abstractNumId w:val="7"/>
  </w:num>
  <w:num w:numId="8" w16cid:durableId="1432318336">
    <w:abstractNumId w:val="5"/>
  </w:num>
  <w:num w:numId="9" w16cid:durableId="1304121681">
    <w:abstractNumId w:val="4"/>
  </w:num>
  <w:num w:numId="10" w16cid:durableId="82382446">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 au rédacteur ">
    <w15:presenceInfo w15:providerId="None" w15:userId="Note au rédacteur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F1"/>
    <w:rsid w:val="000041B6"/>
    <w:rsid w:val="00005CA0"/>
    <w:rsid w:val="00007A33"/>
    <w:rsid w:val="00010108"/>
    <w:rsid w:val="000106DE"/>
    <w:rsid w:val="000164EC"/>
    <w:rsid w:val="00020E03"/>
    <w:rsid w:val="00022616"/>
    <w:rsid w:val="0002440A"/>
    <w:rsid w:val="00024A3E"/>
    <w:rsid w:val="000300CE"/>
    <w:rsid w:val="00030202"/>
    <w:rsid w:val="0003074A"/>
    <w:rsid w:val="0003141B"/>
    <w:rsid w:val="00033BAD"/>
    <w:rsid w:val="00035118"/>
    <w:rsid w:val="0003636E"/>
    <w:rsid w:val="00036519"/>
    <w:rsid w:val="000425F9"/>
    <w:rsid w:val="000425FF"/>
    <w:rsid w:val="000436D9"/>
    <w:rsid w:val="000522AB"/>
    <w:rsid w:val="00053E53"/>
    <w:rsid w:val="0005497C"/>
    <w:rsid w:val="00056FEF"/>
    <w:rsid w:val="00057AC9"/>
    <w:rsid w:val="00060E88"/>
    <w:rsid w:val="00061D35"/>
    <w:rsid w:val="00063C85"/>
    <w:rsid w:val="00064A67"/>
    <w:rsid w:val="00064C4A"/>
    <w:rsid w:val="00074A20"/>
    <w:rsid w:val="00074B4A"/>
    <w:rsid w:val="00080DF1"/>
    <w:rsid w:val="000811C6"/>
    <w:rsid w:val="00082C9A"/>
    <w:rsid w:val="00083DF0"/>
    <w:rsid w:val="000878D9"/>
    <w:rsid w:val="00095E00"/>
    <w:rsid w:val="00097FF3"/>
    <w:rsid w:val="000A284B"/>
    <w:rsid w:val="000A2F15"/>
    <w:rsid w:val="000B3678"/>
    <w:rsid w:val="000B489A"/>
    <w:rsid w:val="000B4D82"/>
    <w:rsid w:val="000C3094"/>
    <w:rsid w:val="000C4E15"/>
    <w:rsid w:val="000C53EF"/>
    <w:rsid w:val="000C5696"/>
    <w:rsid w:val="000C74B0"/>
    <w:rsid w:val="000D208B"/>
    <w:rsid w:val="000D2C1C"/>
    <w:rsid w:val="000D31CF"/>
    <w:rsid w:val="000E3530"/>
    <w:rsid w:val="000E5CA7"/>
    <w:rsid w:val="000F36C2"/>
    <w:rsid w:val="000F577B"/>
    <w:rsid w:val="00100F46"/>
    <w:rsid w:val="00107BC2"/>
    <w:rsid w:val="00110523"/>
    <w:rsid w:val="00110626"/>
    <w:rsid w:val="001149F2"/>
    <w:rsid w:val="0011501A"/>
    <w:rsid w:val="0011592D"/>
    <w:rsid w:val="001165AC"/>
    <w:rsid w:val="001210B4"/>
    <w:rsid w:val="0012275C"/>
    <w:rsid w:val="0013324D"/>
    <w:rsid w:val="00142930"/>
    <w:rsid w:val="00142E64"/>
    <w:rsid w:val="00147A1E"/>
    <w:rsid w:val="00147D6A"/>
    <w:rsid w:val="00150881"/>
    <w:rsid w:val="001537D0"/>
    <w:rsid w:val="0015417C"/>
    <w:rsid w:val="00154324"/>
    <w:rsid w:val="00154961"/>
    <w:rsid w:val="001606FC"/>
    <w:rsid w:val="00160E35"/>
    <w:rsid w:val="001613E0"/>
    <w:rsid w:val="0016272A"/>
    <w:rsid w:val="001719DF"/>
    <w:rsid w:val="0017476B"/>
    <w:rsid w:val="00174B80"/>
    <w:rsid w:val="0017563D"/>
    <w:rsid w:val="001758EF"/>
    <w:rsid w:val="0017664F"/>
    <w:rsid w:val="00183FFA"/>
    <w:rsid w:val="00184E9F"/>
    <w:rsid w:val="00185616"/>
    <w:rsid w:val="00186912"/>
    <w:rsid w:val="0018724A"/>
    <w:rsid w:val="0019272D"/>
    <w:rsid w:val="00193191"/>
    <w:rsid w:val="00196B9C"/>
    <w:rsid w:val="001A4A75"/>
    <w:rsid w:val="001C1AC2"/>
    <w:rsid w:val="001C390E"/>
    <w:rsid w:val="001C4615"/>
    <w:rsid w:val="001C48B8"/>
    <w:rsid w:val="001C6079"/>
    <w:rsid w:val="001D024A"/>
    <w:rsid w:val="001D0C55"/>
    <w:rsid w:val="001D0D26"/>
    <w:rsid w:val="001D5AB1"/>
    <w:rsid w:val="001E0F2F"/>
    <w:rsid w:val="001E371D"/>
    <w:rsid w:val="001E389E"/>
    <w:rsid w:val="001E6361"/>
    <w:rsid w:val="001F1BEC"/>
    <w:rsid w:val="001F2429"/>
    <w:rsid w:val="001F2942"/>
    <w:rsid w:val="001F2D25"/>
    <w:rsid w:val="001F392A"/>
    <w:rsid w:val="001F56D0"/>
    <w:rsid w:val="00212871"/>
    <w:rsid w:val="00220B06"/>
    <w:rsid w:val="00224E91"/>
    <w:rsid w:val="0022715B"/>
    <w:rsid w:val="00231B9C"/>
    <w:rsid w:val="00240F3D"/>
    <w:rsid w:val="002418D1"/>
    <w:rsid w:val="00241B68"/>
    <w:rsid w:val="00242BDA"/>
    <w:rsid w:val="00244446"/>
    <w:rsid w:val="002474DC"/>
    <w:rsid w:val="0025064A"/>
    <w:rsid w:val="00257A60"/>
    <w:rsid w:val="0026508D"/>
    <w:rsid w:val="00266463"/>
    <w:rsid w:val="002700D7"/>
    <w:rsid w:val="00275E43"/>
    <w:rsid w:val="002761A4"/>
    <w:rsid w:val="002838B5"/>
    <w:rsid w:val="00294FB3"/>
    <w:rsid w:val="00297232"/>
    <w:rsid w:val="002A20F3"/>
    <w:rsid w:val="002A329C"/>
    <w:rsid w:val="002B0404"/>
    <w:rsid w:val="002B25F2"/>
    <w:rsid w:val="002C11EA"/>
    <w:rsid w:val="002C3711"/>
    <w:rsid w:val="002C5F0E"/>
    <w:rsid w:val="002C7766"/>
    <w:rsid w:val="002D4094"/>
    <w:rsid w:val="002D67E0"/>
    <w:rsid w:val="002D692A"/>
    <w:rsid w:val="002E2138"/>
    <w:rsid w:val="002E391A"/>
    <w:rsid w:val="002E4E84"/>
    <w:rsid w:val="002F0DE2"/>
    <w:rsid w:val="002F100A"/>
    <w:rsid w:val="002F3BCD"/>
    <w:rsid w:val="002F6943"/>
    <w:rsid w:val="00307062"/>
    <w:rsid w:val="0030783C"/>
    <w:rsid w:val="003102DC"/>
    <w:rsid w:val="00312804"/>
    <w:rsid w:val="00313789"/>
    <w:rsid w:val="003145F9"/>
    <w:rsid w:val="00331BCF"/>
    <w:rsid w:val="00333B53"/>
    <w:rsid w:val="0034176F"/>
    <w:rsid w:val="00341FA2"/>
    <w:rsid w:val="00342227"/>
    <w:rsid w:val="0034342A"/>
    <w:rsid w:val="00344CF0"/>
    <w:rsid w:val="0035018B"/>
    <w:rsid w:val="00364020"/>
    <w:rsid w:val="00366203"/>
    <w:rsid w:val="0036707C"/>
    <w:rsid w:val="0038098E"/>
    <w:rsid w:val="003838A0"/>
    <w:rsid w:val="003843C2"/>
    <w:rsid w:val="00385999"/>
    <w:rsid w:val="00394720"/>
    <w:rsid w:val="003B15F5"/>
    <w:rsid w:val="003B2CE0"/>
    <w:rsid w:val="003B59BC"/>
    <w:rsid w:val="003C0FCC"/>
    <w:rsid w:val="003C1376"/>
    <w:rsid w:val="003C325E"/>
    <w:rsid w:val="003C370B"/>
    <w:rsid w:val="003C773A"/>
    <w:rsid w:val="003D0E2E"/>
    <w:rsid w:val="003D238D"/>
    <w:rsid w:val="003D377F"/>
    <w:rsid w:val="003D4F7C"/>
    <w:rsid w:val="003E30E4"/>
    <w:rsid w:val="003E5297"/>
    <w:rsid w:val="003E5F55"/>
    <w:rsid w:val="003E6387"/>
    <w:rsid w:val="003E68CE"/>
    <w:rsid w:val="003E76D0"/>
    <w:rsid w:val="003F16DF"/>
    <w:rsid w:val="003F51E7"/>
    <w:rsid w:val="003F5281"/>
    <w:rsid w:val="003F7CC8"/>
    <w:rsid w:val="00400D89"/>
    <w:rsid w:val="00406512"/>
    <w:rsid w:val="004072B1"/>
    <w:rsid w:val="0041034A"/>
    <w:rsid w:val="0041038C"/>
    <w:rsid w:val="00412D75"/>
    <w:rsid w:val="00416CC1"/>
    <w:rsid w:val="00424125"/>
    <w:rsid w:val="00425FBC"/>
    <w:rsid w:val="0042749D"/>
    <w:rsid w:val="004317D4"/>
    <w:rsid w:val="00432EEB"/>
    <w:rsid w:val="00437550"/>
    <w:rsid w:val="0043755D"/>
    <w:rsid w:val="00442549"/>
    <w:rsid w:val="00453E7D"/>
    <w:rsid w:val="00463DEF"/>
    <w:rsid w:val="00467F8C"/>
    <w:rsid w:val="00473879"/>
    <w:rsid w:val="004738AC"/>
    <w:rsid w:val="0048135A"/>
    <w:rsid w:val="00482313"/>
    <w:rsid w:val="00487970"/>
    <w:rsid w:val="004911B9"/>
    <w:rsid w:val="00496A25"/>
    <w:rsid w:val="004A47EB"/>
    <w:rsid w:val="004A4E68"/>
    <w:rsid w:val="004A7BA7"/>
    <w:rsid w:val="004B38B4"/>
    <w:rsid w:val="004C0170"/>
    <w:rsid w:val="004C26A1"/>
    <w:rsid w:val="004C45E2"/>
    <w:rsid w:val="004C46A2"/>
    <w:rsid w:val="004D1A08"/>
    <w:rsid w:val="004D1F8A"/>
    <w:rsid w:val="004D2F96"/>
    <w:rsid w:val="004D68DA"/>
    <w:rsid w:val="004E1A4B"/>
    <w:rsid w:val="004E4AD9"/>
    <w:rsid w:val="004E5C74"/>
    <w:rsid w:val="004F5DC3"/>
    <w:rsid w:val="00501A0C"/>
    <w:rsid w:val="00504AD0"/>
    <w:rsid w:val="00507112"/>
    <w:rsid w:val="00507A73"/>
    <w:rsid w:val="00507F7D"/>
    <w:rsid w:val="005173C1"/>
    <w:rsid w:val="00520A44"/>
    <w:rsid w:val="005278A0"/>
    <w:rsid w:val="00530933"/>
    <w:rsid w:val="005350AC"/>
    <w:rsid w:val="00536033"/>
    <w:rsid w:val="005373D5"/>
    <w:rsid w:val="005435BF"/>
    <w:rsid w:val="0055168A"/>
    <w:rsid w:val="00552444"/>
    <w:rsid w:val="005554B1"/>
    <w:rsid w:val="00557B68"/>
    <w:rsid w:val="00560B23"/>
    <w:rsid w:val="00562071"/>
    <w:rsid w:val="005714BF"/>
    <w:rsid w:val="00573EC0"/>
    <w:rsid w:val="005804CD"/>
    <w:rsid w:val="0058125A"/>
    <w:rsid w:val="00581A12"/>
    <w:rsid w:val="0058229D"/>
    <w:rsid w:val="0058658D"/>
    <w:rsid w:val="0058672C"/>
    <w:rsid w:val="00590A0A"/>
    <w:rsid w:val="00591E46"/>
    <w:rsid w:val="00592850"/>
    <w:rsid w:val="00593F88"/>
    <w:rsid w:val="005949A9"/>
    <w:rsid w:val="005952DA"/>
    <w:rsid w:val="0059563E"/>
    <w:rsid w:val="00596BC1"/>
    <w:rsid w:val="005970D4"/>
    <w:rsid w:val="005A015A"/>
    <w:rsid w:val="005A57B1"/>
    <w:rsid w:val="005B1452"/>
    <w:rsid w:val="005B4B5F"/>
    <w:rsid w:val="005C1E71"/>
    <w:rsid w:val="005C260D"/>
    <w:rsid w:val="005C406F"/>
    <w:rsid w:val="005C6BB5"/>
    <w:rsid w:val="005D00D3"/>
    <w:rsid w:val="005D060C"/>
    <w:rsid w:val="005D0BA7"/>
    <w:rsid w:val="005D45E6"/>
    <w:rsid w:val="005D663E"/>
    <w:rsid w:val="005D72C3"/>
    <w:rsid w:val="005E2510"/>
    <w:rsid w:val="005E68AD"/>
    <w:rsid w:val="005F2C6D"/>
    <w:rsid w:val="005F2E1D"/>
    <w:rsid w:val="005F63DB"/>
    <w:rsid w:val="005F70AE"/>
    <w:rsid w:val="006000CF"/>
    <w:rsid w:val="00603073"/>
    <w:rsid w:val="00603F98"/>
    <w:rsid w:val="00611BE1"/>
    <w:rsid w:val="00611C47"/>
    <w:rsid w:val="006177D7"/>
    <w:rsid w:val="00624165"/>
    <w:rsid w:val="00626100"/>
    <w:rsid w:val="0063147B"/>
    <w:rsid w:val="00632552"/>
    <w:rsid w:val="0063300C"/>
    <w:rsid w:val="00633E29"/>
    <w:rsid w:val="00634426"/>
    <w:rsid w:val="00634CF6"/>
    <w:rsid w:val="00641D0B"/>
    <w:rsid w:val="00642DFD"/>
    <w:rsid w:val="00643550"/>
    <w:rsid w:val="006445C4"/>
    <w:rsid w:val="00646A01"/>
    <w:rsid w:val="00647132"/>
    <w:rsid w:val="006523A5"/>
    <w:rsid w:val="00661361"/>
    <w:rsid w:val="00662421"/>
    <w:rsid w:val="00665384"/>
    <w:rsid w:val="00673567"/>
    <w:rsid w:val="006746DD"/>
    <w:rsid w:val="00675F7B"/>
    <w:rsid w:val="006815E0"/>
    <w:rsid w:val="00682815"/>
    <w:rsid w:val="006829E7"/>
    <w:rsid w:val="0068416F"/>
    <w:rsid w:val="00685810"/>
    <w:rsid w:val="00686A03"/>
    <w:rsid w:val="00690BF4"/>
    <w:rsid w:val="0069538D"/>
    <w:rsid w:val="00695B45"/>
    <w:rsid w:val="00697E3A"/>
    <w:rsid w:val="006A3144"/>
    <w:rsid w:val="006A5B08"/>
    <w:rsid w:val="006B13B7"/>
    <w:rsid w:val="006B7CA6"/>
    <w:rsid w:val="006C448E"/>
    <w:rsid w:val="006C4AF7"/>
    <w:rsid w:val="006C6C08"/>
    <w:rsid w:val="006D03EE"/>
    <w:rsid w:val="006D491F"/>
    <w:rsid w:val="006D67FB"/>
    <w:rsid w:val="006E181A"/>
    <w:rsid w:val="006E533E"/>
    <w:rsid w:val="006E65BC"/>
    <w:rsid w:val="006E6EAE"/>
    <w:rsid w:val="006F3203"/>
    <w:rsid w:val="006F363A"/>
    <w:rsid w:val="006F3FF3"/>
    <w:rsid w:val="006F7696"/>
    <w:rsid w:val="007009AB"/>
    <w:rsid w:val="00704357"/>
    <w:rsid w:val="00705F23"/>
    <w:rsid w:val="007069A9"/>
    <w:rsid w:val="007071A6"/>
    <w:rsid w:val="00710F3F"/>
    <w:rsid w:val="00713717"/>
    <w:rsid w:val="00714B93"/>
    <w:rsid w:val="00714C99"/>
    <w:rsid w:val="0071600E"/>
    <w:rsid w:val="007204FD"/>
    <w:rsid w:val="007246BB"/>
    <w:rsid w:val="00727F35"/>
    <w:rsid w:val="00734E49"/>
    <w:rsid w:val="00741056"/>
    <w:rsid w:val="00741559"/>
    <w:rsid w:val="00743973"/>
    <w:rsid w:val="007444B6"/>
    <w:rsid w:val="007448F6"/>
    <w:rsid w:val="00744E16"/>
    <w:rsid w:val="00751E53"/>
    <w:rsid w:val="00752929"/>
    <w:rsid w:val="00754265"/>
    <w:rsid w:val="00755304"/>
    <w:rsid w:val="00756820"/>
    <w:rsid w:val="007608BA"/>
    <w:rsid w:val="00762960"/>
    <w:rsid w:val="007629BA"/>
    <w:rsid w:val="00765E54"/>
    <w:rsid w:val="007666AC"/>
    <w:rsid w:val="007703DC"/>
    <w:rsid w:val="00771B24"/>
    <w:rsid w:val="00773BB7"/>
    <w:rsid w:val="00775CDE"/>
    <w:rsid w:val="00782F02"/>
    <w:rsid w:val="007840C7"/>
    <w:rsid w:val="00786B24"/>
    <w:rsid w:val="00791878"/>
    <w:rsid w:val="00795941"/>
    <w:rsid w:val="00795A08"/>
    <w:rsid w:val="007A1462"/>
    <w:rsid w:val="007B5788"/>
    <w:rsid w:val="007C38B9"/>
    <w:rsid w:val="007C5A45"/>
    <w:rsid w:val="007D21B4"/>
    <w:rsid w:val="007D567F"/>
    <w:rsid w:val="007D5B6B"/>
    <w:rsid w:val="007E31DA"/>
    <w:rsid w:val="007E3DD2"/>
    <w:rsid w:val="007E7994"/>
    <w:rsid w:val="007F058E"/>
    <w:rsid w:val="007F10D3"/>
    <w:rsid w:val="007F38BB"/>
    <w:rsid w:val="007F5360"/>
    <w:rsid w:val="007F67F5"/>
    <w:rsid w:val="007F69D8"/>
    <w:rsid w:val="00812603"/>
    <w:rsid w:val="00820969"/>
    <w:rsid w:val="00821E11"/>
    <w:rsid w:val="008238FE"/>
    <w:rsid w:val="00823BB9"/>
    <w:rsid w:val="00823E10"/>
    <w:rsid w:val="00830F94"/>
    <w:rsid w:val="0083146D"/>
    <w:rsid w:val="00831E7B"/>
    <w:rsid w:val="00834720"/>
    <w:rsid w:val="00834CB1"/>
    <w:rsid w:val="00834DA4"/>
    <w:rsid w:val="00834EAC"/>
    <w:rsid w:val="00835148"/>
    <w:rsid w:val="00836AD8"/>
    <w:rsid w:val="0083764E"/>
    <w:rsid w:val="00843748"/>
    <w:rsid w:val="00843D56"/>
    <w:rsid w:val="00844168"/>
    <w:rsid w:val="008456B9"/>
    <w:rsid w:val="00846699"/>
    <w:rsid w:val="00847DB5"/>
    <w:rsid w:val="00850213"/>
    <w:rsid w:val="00851039"/>
    <w:rsid w:val="00854C2C"/>
    <w:rsid w:val="00854C4C"/>
    <w:rsid w:val="00855359"/>
    <w:rsid w:val="00866BC7"/>
    <w:rsid w:val="0086787F"/>
    <w:rsid w:val="00870AD4"/>
    <w:rsid w:val="00872AAF"/>
    <w:rsid w:val="00880B6C"/>
    <w:rsid w:val="0088576A"/>
    <w:rsid w:val="00892178"/>
    <w:rsid w:val="008926B4"/>
    <w:rsid w:val="00892E01"/>
    <w:rsid w:val="00892E30"/>
    <w:rsid w:val="008960A1"/>
    <w:rsid w:val="008A2D5D"/>
    <w:rsid w:val="008A3812"/>
    <w:rsid w:val="008B5110"/>
    <w:rsid w:val="008B67FA"/>
    <w:rsid w:val="008B78D0"/>
    <w:rsid w:val="008B7D02"/>
    <w:rsid w:val="008C21A9"/>
    <w:rsid w:val="008C5950"/>
    <w:rsid w:val="008C6872"/>
    <w:rsid w:val="008D105A"/>
    <w:rsid w:val="008D514E"/>
    <w:rsid w:val="008D5B7D"/>
    <w:rsid w:val="008E22BF"/>
    <w:rsid w:val="008E3502"/>
    <w:rsid w:val="0090109B"/>
    <w:rsid w:val="0090254A"/>
    <w:rsid w:val="00910096"/>
    <w:rsid w:val="00916AF4"/>
    <w:rsid w:val="00930A56"/>
    <w:rsid w:val="0093462F"/>
    <w:rsid w:val="009352F0"/>
    <w:rsid w:val="0094515E"/>
    <w:rsid w:val="00950321"/>
    <w:rsid w:val="00950ED0"/>
    <w:rsid w:val="00953875"/>
    <w:rsid w:val="009562C4"/>
    <w:rsid w:val="00957ED2"/>
    <w:rsid w:val="00962E4B"/>
    <w:rsid w:val="00970EB5"/>
    <w:rsid w:val="00971BBE"/>
    <w:rsid w:val="009737C3"/>
    <w:rsid w:val="009748ED"/>
    <w:rsid w:val="00975BD4"/>
    <w:rsid w:val="009809D7"/>
    <w:rsid w:val="00982FBB"/>
    <w:rsid w:val="00983549"/>
    <w:rsid w:val="0098366B"/>
    <w:rsid w:val="00985029"/>
    <w:rsid w:val="00985591"/>
    <w:rsid w:val="009913EC"/>
    <w:rsid w:val="00991F23"/>
    <w:rsid w:val="0099433A"/>
    <w:rsid w:val="009A013E"/>
    <w:rsid w:val="009A0C42"/>
    <w:rsid w:val="009A45E0"/>
    <w:rsid w:val="009A540E"/>
    <w:rsid w:val="009C0D43"/>
    <w:rsid w:val="009C203E"/>
    <w:rsid w:val="009C5BA2"/>
    <w:rsid w:val="009C6C76"/>
    <w:rsid w:val="009C7C9B"/>
    <w:rsid w:val="009E1EB5"/>
    <w:rsid w:val="009E3946"/>
    <w:rsid w:val="009E60FF"/>
    <w:rsid w:val="009F466B"/>
    <w:rsid w:val="00A01466"/>
    <w:rsid w:val="00A0270D"/>
    <w:rsid w:val="00A06824"/>
    <w:rsid w:val="00A07AC5"/>
    <w:rsid w:val="00A10121"/>
    <w:rsid w:val="00A106C3"/>
    <w:rsid w:val="00A1191D"/>
    <w:rsid w:val="00A1536E"/>
    <w:rsid w:val="00A159AC"/>
    <w:rsid w:val="00A170E5"/>
    <w:rsid w:val="00A31078"/>
    <w:rsid w:val="00A3205E"/>
    <w:rsid w:val="00A3573B"/>
    <w:rsid w:val="00A41551"/>
    <w:rsid w:val="00A418D9"/>
    <w:rsid w:val="00A42576"/>
    <w:rsid w:val="00A477AB"/>
    <w:rsid w:val="00A60848"/>
    <w:rsid w:val="00A64365"/>
    <w:rsid w:val="00A6773E"/>
    <w:rsid w:val="00A6775B"/>
    <w:rsid w:val="00A7130C"/>
    <w:rsid w:val="00A740EE"/>
    <w:rsid w:val="00A757A9"/>
    <w:rsid w:val="00A80B2F"/>
    <w:rsid w:val="00A827B2"/>
    <w:rsid w:val="00A82BAA"/>
    <w:rsid w:val="00A85262"/>
    <w:rsid w:val="00A85FEC"/>
    <w:rsid w:val="00A86022"/>
    <w:rsid w:val="00A91007"/>
    <w:rsid w:val="00A94DAA"/>
    <w:rsid w:val="00A95B20"/>
    <w:rsid w:val="00AA068A"/>
    <w:rsid w:val="00AA6137"/>
    <w:rsid w:val="00AA645B"/>
    <w:rsid w:val="00AB06E3"/>
    <w:rsid w:val="00AB3A6D"/>
    <w:rsid w:val="00AD0A0E"/>
    <w:rsid w:val="00AD47E3"/>
    <w:rsid w:val="00AD5C25"/>
    <w:rsid w:val="00AD7D01"/>
    <w:rsid w:val="00AE0191"/>
    <w:rsid w:val="00AE0721"/>
    <w:rsid w:val="00AE2692"/>
    <w:rsid w:val="00AE2B20"/>
    <w:rsid w:val="00AE5DBE"/>
    <w:rsid w:val="00AE71B9"/>
    <w:rsid w:val="00AE7363"/>
    <w:rsid w:val="00AE7952"/>
    <w:rsid w:val="00AF099F"/>
    <w:rsid w:val="00AF0E25"/>
    <w:rsid w:val="00AF455F"/>
    <w:rsid w:val="00AF5EDD"/>
    <w:rsid w:val="00AF746A"/>
    <w:rsid w:val="00AF74D7"/>
    <w:rsid w:val="00B00EA3"/>
    <w:rsid w:val="00B02D91"/>
    <w:rsid w:val="00B14159"/>
    <w:rsid w:val="00B177FE"/>
    <w:rsid w:val="00B26440"/>
    <w:rsid w:val="00B27C5F"/>
    <w:rsid w:val="00B30E0F"/>
    <w:rsid w:val="00B419E1"/>
    <w:rsid w:val="00B42FB6"/>
    <w:rsid w:val="00B52976"/>
    <w:rsid w:val="00B54332"/>
    <w:rsid w:val="00B543E6"/>
    <w:rsid w:val="00B55C7D"/>
    <w:rsid w:val="00B55D83"/>
    <w:rsid w:val="00B56B13"/>
    <w:rsid w:val="00B63A54"/>
    <w:rsid w:val="00B63E10"/>
    <w:rsid w:val="00B678DC"/>
    <w:rsid w:val="00B737C0"/>
    <w:rsid w:val="00B73A94"/>
    <w:rsid w:val="00B8370E"/>
    <w:rsid w:val="00B83999"/>
    <w:rsid w:val="00BA0FC7"/>
    <w:rsid w:val="00BA1D70"/>
    <w:rsid w:val="00BA2496"/>
    <w:rsid w:val="00BA2629"/>
    <w:rsid w:val="00BA7EBC"/>
    <w:rsid w:val="00BB02AB"/>
    <w:rsid w:val="00BB29AD"/>
    <w:rsid w:val="00BC45B5"/>
    <w:rsid w:val="00BC57BF"/>
    <w:rsid w:val="00BC6E07"/>
    <w:rsid w:val="00BD0267"/>
    <w:rsid w:val="00BD07F2"/>
    <w:rsid w:val="00BD321A"/>
    <w:rsid w:val="00BD5727"/>
    <w:rsid w:val="00BD6B67"/>
    <w:rsid w:val="00BE4F07"/>
    <w:rsid w:val="00BE5D04"/>
    <w:rsid w:val="00BE6E7D"/>
    <w:rsid w:val="00BF0DCE"/>
    <w:rsid w:val="00BF4131"/>
    <w:rsid w:val="00C0463B"/>
    <w:rsid w:val="00C060C6"/>
    <w:rsid w:val="00C12027"/>
    <w:rsid w:val="00C1298F"/>
    <w:rsid w:val="00C17D89"/>
    <w:rsid w:val="00C17E16"/>
    <w:rsid w:val="00C22CA4"/>
    <w:rsid w:val="00C24052"/>
    <w:rsid w:val="00C27D83"/>
    <w:rsid w:val="00C31FEA"/>
    <w:rsid w:val="00C36FDF"/>
    <w:rsid w:val="00C403EC"/>
    <w:rsid w:val="00C40C1A"/>
    <w:rsid w:val="00C412FA"/>
    <w:rsid w:val="00C41601"/>
    <w:rsid w:val="00C417D0"/>
    <w:rsid w:val="00C427CE"/>
    <w:rsid w:val="00C46D97"/>
    <w:rsid w:val="00C47E40"/>
    <w:rsid w:val="00C5398A"/>
    <w:rsid w:val="00C5524D"/>
    <w:rsid w:val="00C56306"/>
    <w:rsid w:val="00C57C52"/>
    <w:rsid w:val="00C57DAD"/>
    <w:rsid w:val="00C6057F"/>
    <w:rsid w:val="00C62F0B"/>
    <w:rsid w:val="00C63B8C"/>
    <w:rsid w:val="00C64033"/>
    <w:rsid w:val="00C6475C"/>
    <w:rsid w:val="00C66D4F"/>
    <w:rsid w:val="00C70FFE"/>
    <w:rsid w:val="00C712C3"/>
    <w:rsid w:val="00C725AD"/>
    <w:rsid w:val="00C72FDD"/>
    <w:rsid w:val="00C75DAB"/>
    <w:rsid w:val="00C800C3"/>
    <w:rsid w:val="00C838B3"/>
    <w:rsid w:val="00C83C8F"/>
    <w:rsid w:val="00C84CB8"/>
    <w:rsid w:val="00C85002"/>
    <w:rsid w:val="00C85FE8"/>
    <w:rsid w:val="00C91E3E"/>
    <w:rsid w:val="00C9382F"/>
    <w:rsid w:val="00C97D5E"/>
    <w:rsid w:val="00CA213C"/>
    <w:rsid w:val="00CA590B"/>
    <w:rsid w:val="00CB1C8A"/>
    <w:rsid w:val="00CB2D67"/>
    <w:rsid w:val="00CB3EEC"/>
    <w:rsid w:val="00CB4260"/>
    <w:rsid w:val="00CB439B"/>
    <w:rsid w:val="00CB67C5"/>
    <w:rsid w:val="00CC10C2"/>
    <w:rsid w:val="00CC2174"/>
    <w:rsid w:val="00CD38D7"/>
    <w:rsid w:val="00CD582A"/>
    <w:rsid w:val="00CD6969"/>
    <w:rsid w:val="00CD7FFD"/>
    <w:rsid w:val="00CE1F3D"/>
    <w:rsid w:val="00CE38D0"/>
    <w:rsid w:val="00CE3C16"/>
    <w:rsid w:val="00CE6050"/>
    <w:rsid w:val="00CE676B"/>
    <w:rsid w:val="00CE6D9F"/>
    <w:rsid w:val="00CF6B6C"/>
    <w:rsid w:val="00CF7FD4"/>
    <w:rsid w:val="00D00867"/>
    <w:rsid w:val="00D02171"/>
    <w:rsid w:val="00D029E1"/>
    <w:rsid w:val="00D05BA6"/>
    <w:rsid w:val="00D069F1"/>
    <w:rsid w:val="00D0784F"/>
    <w:rsid w:val="00D07BC2"/>
    <w:rsid w:val="00D234F4"/>
    <w:rsid w:val="00D25D7E"/>
    <w:rsid w:val="00D25E3A"/>
    <w:rsid w:val="00D33BC7"/>
    <w:rsid w:val="00D34033"/>
    <w:rsid w:val="00D370FF"/>
    <w:rsid w:val="00D406B0"/>
    <w:rsid w:val="00D43043"/>
    <w:rsid w:val="00D43114"/>
    <w:rsid w:val="00D464DE"/>
    <w:rsid w:val="00D503C7"/>
    <w:rsid w:val="00D50AD8"/>
    <w:rsid w:val="00D537DA"/>
    <w:rsid w:val="00D55D40"/>
    <w:rsid w:val="00D72BDD"/>
    <w:rsid w:val="00D74168"/>
    <w:rsid w:val="00D765AD"/>
    <w:rsid w:val="00D80441"/>
    <w:rsid w:val="00D83F6D"/>
    <w:rsid w:val="00D84D55"/>
    <w:rsid w:val="00D860F7"/>
    <w:rsid w:val="00D86E11"/>
    <w:rsid w:val="00D90865"/>
    <w:rsid w:val="00D92331"/>
    <w:rsid w:val="00D94692"/>
    <w:rsid w:val="00D94E54"/>
    <w:rsid w:val="00D95156"/>
    <w:rsid w:val="00DA0EA1"/>
    <w:rsid w:val="00DA2E7D"/>
    <w:rsid w:val="00DB235E"/>
    <w:rsid w:val="00DB6949"/>
    <w:rsid w:val="00DB6A44"/>
    <w:rsid w:val="00DC1C87"/>
    <w:rsid w:val="00DC38AA"/>
    <w:rsid w:val="00DD1591"/>
    <w:rsid w:val="00DD44C4"/>
    <w:rsid w:val="00DE0C78"/>
    <w:rsid w:val="00DF0BB4"/>
    <w:rsid w:val="00DF239C"/>
    <w:rsid w:val="00DF3E65"/>
    <w:rsid w:val="00DF3FF5"/>
    <w:rsid w:val="00DF575C"/>
    <w:rsid w:val="00DF59AE"/>
    <w:rsid w:val="00E037CF"/>
    <w:rsid w:val="00E0399A"/>
    <w:rsid w:val="00E03F2D"/>
    <w:rsid w:val="00E05F13"/>
    <w:rsid w:val="00E11B9C"/>
    <w:rsid w:val="00E144AE"/>
    <w:rsid w:val="00E164D8"/>
    <w:rsid w:val="00E22612"/>
    <w:rsid w:val="00E22AFC"/>
    <w:rsid w:val="00E23659"/>
    <w:rsid w:val="00E26F71"/>
    <w:rsid w:val="00E3063E"/>
    <w:rsid w:val="00E3263A"/>
    <w:rsid w:val="00E32C8D"/>
    <w:rsid w:val="00E3424D"/>
    <w:rsid w:val="00E4091D"/>
    <w:rsid w:val="00E42245"/>
    <w:rsid w:val="00E44CCE"/>
    <w:rsid w:val="00E514EE"/>
    <w:rsid w:val="00E52BF6"/>
    <w:rsid w:val="00E545AC"/>
    <w:rsid w:val="00E56674"/>
    <w:rsid w:val="00E56E1A"/>
    <w:rsid w:val="00E60B49"/>
    <w:rsid w:val="00E612F0"/>
    <w:rsid w:val="00E636FE"/>
    <w:rsid w:val="00E64B2A"/>
    <w:rsid w:val="00E7124A"/>
    <w:rsid w:val="00E720EE"/>
    <w:rsid w:val="00E7370D"/>
    <w:rsid w:val="00E74F11"/>
    <w:rsid w:val="00E777E2"/>
    <w:rsid w:val="00E8226D"/>
    <w:rsid w:val="00E87112"/>
    <w:rsid w:val="00E877E2"/>
    <w:rsid w:val="00E907AC"/>
    <w:rsid w:val="00E92172"/>
    <w:rsid w:val="00E93AB9"/>
    <w:rsid w:val="00E95F24"/>
    <w:rsid w:val="00EA27A7"/>
    <w:rsid w:val="00EA27CC"/>
    <w:rsid w:val="00EA4215"/>
    <w:rsid w:val="00EA760B"/>
    <w:rsid w:val="00EA7827"/>
    <w:rsid w:val="00EB32EB"/>
    <w:rsid w:val="00EB4466"/>
    <w:rsid w:val="00EB696C"/>
    <w:rsid w:val="00EC0015"/>
    <w:rsid w:val="00EC0E99"/>
    <w:rsid w:val="00EC1608"/>
    <w:rsid w:val="00EC1ACC"/>
    <w:rsid w:val="00EC42C7"/>
    <w:rsid w:val="00ED1AB8"/>
    <w:rsid w:val="00ED2FA7"/>
    <w:rsid w:val="00EE01C0"/>
    <w:rsid w:val="00EE03B5"/>
    <w:rsid w:val="00EE143A"/>
    <w:rsid w:val="00EE229B"/>
    <w:rsid w:val="00EE2558"/>
    <w:rsid w:val="00EE56E1"/>
    <w:rsid w:val="00EE6BAF"/>
    <w:rsid w:val="00EE7E18"/>
    <w:rsid w:val="00F04C3F"/>
    <w:rsid w:val="00F04F13"/>
    <w:rsid w:val="00F05C73"/>
    <w:rsid w:val="00F05C93"/>
    <w:rsid w:val="00F0608F"/>
    <w:rsid w:val="00F10689"/>
    <w:rsid w:val="00F1280B"/>
    <w:rsid w:val="00F12D02"/>
    <w:rsid w:val="00F21FA9"/>
    <w:rsid w:val="00F221AC"/>
    <w:rsid w:val="00F230B1"/>
    <w:rsid w:val="00F3046E"/>
    <w:rsid w:val="00F3084F"/>
    <w:rsid w:val="00F31ACD"/>
    <w:rsid w:val="00F324DD"/>
    <w:rsid w:val="00F32A90"/>
    <w:rsid w:val="00F32E92"/>
    <w:rsid w:val="00F351C3"/>
    <w:rsid w:val="00F40B07"/>
    <w:rsid w:val="00F436F6"/>
    <w:rsid w:val="00F43DB5"/>
    <w:rsid w:val="00F44A81"/>
    <w:rsid w:val="00F46C76"/>
    <w:rsid w:val="00F52B2F"/>
    <w:rsid w:val="00F61B3B"/>
    <w:rsid w:val="00F64C0A"/>
    <w:rsid w:val="00F65D9A"/>
    <w:rsid w:val="00F671B3"/>
    <w:rsid w:val="00F70ABF"/>
    <w:rsid w:val="00F762DD"/>
    <w:rsid w:val="00F77736"/>
    <w:rsid w:val="00F86B16"/>
    <w:rsid w:val="00F919FD"/>
    <w:rsid w:val="00F92888"/>
    <w:rsid w:val="00F97963"/>
    <w:rsid w:val="00FA206B"/>
    <w:rsid w:val="00FA5CDF"/>
    <w:rsid w:val="00FB035F"/>
    <w:rsid w:val="00FB0A31"/>
    <w:rsid w:val="00FB2343"/>
    <w:rsid w:val="00FB2906"/>
    <w:rsid w:val="00FB536F"/>
    <w:rsid w:val="00FB62E0"/>
    <w:rsid w:val="00FB6560"/>
    <w:rsid w:val="00FC54B9"/>
    <w:rsid w:val="00FC6820"/>
    <w:rsid w:val="00FD686A"/>
    <w:rsid w:val="00FE201F"/>
    <w:rsid w:val="00FE3123"/>
    <w:rsid w:val="00FE4F58"/>
    <w:rsid w:val="00FE7884"/>
    <w:rsid w:val="00FF38B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8EDE2"/>
  <w15:docId w15:val="{E64B16EE-735E-49F2-8612-76F97B1D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9F1"/>
    <w:pPr>
      <w:spacing w:after="0" w:line="240" w:lineRule="auto"/>
    </w:pPr>
    <w:rPr>
      <w:rFonts w:ascii="Times New Roman" w:eastAsia="Times New Roman" w:hAnsi="Times New Roman" w:cs="Times New Roman"/>
      <w:sz w:val="24"/>
      <w:szCs w:val="24"/>
      <w:lang w:eastAsia="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ct-desc-ti1">
    <w:name w:val="act-desc-ti1"/>
    <w:basedOn w:val="Normal"/>
    <w:rsid w:val="00D069F1"/>
    <w:pPr>
      <w:spacing w:before="100" w:after="80" w:line="260" w:lineRule="atLeast"/>
    </w:pPr>
    <w:rPr>
      <w:color w:val="343434"/>
    </w:rPr>
  </w:style>
  <w:style w:type="paragraph" w:customStyle="1" w:styleId="act-date1">
    <w:name w:val="act-date1"/>
    <w:basedOn w:val="Normal"/>
    <w:rsid w:val="00D069F1"/>
    <w:pPr>
      <w:spacing w:before="100" w:after="80" w:line="260" w:lineRule="atLeast"/>
    </w:pPr>
    <w:rPr>
      <w:caps/>
    </w:rPr>
  </w:style>
  <w:style w:type="character" w:customStyle="1" w:styleId="DeltaViewInsertion">
    <w:name w:val="DeltaView Insertion"/>
    <w:rsid w:val="00756820"/>
    <w:rPr>
      <w:color w:val="0000FF"/>
      <w:spacing w:val="0"/>
      <w:u w:val="double"/>
    </w:rPr>
  </w:style>
  <w:style w:type="character" w:customStyle="1" w:styleId="DeltaViewMoveDestination">
    <w:name w:val="DeltaView Move Destination"/>
    <w:rsid w:val="00756820"/>
    <w:rPr>
      <w:color w:val="00C000"/>
      <w:spacing w:val="0"/>
      <w:u w:val="double"/>
    </w:rPr>
  </w:style>
  <w:style w:type="paragraph" w:styleId="Sansinterligne">
    <w:name w:val="No Spacing"/>
    <w:uiPriority w:val="1"/>
    <w:qFormat/>
    <w:rsid w:val="0036707C"/>
    <w:pPr>
      <w:spacing w:after="0" w:line="240" w:lineRule="auto"/>
    </w:pPr>
    <w:rPr>
      <w:rFonts w:ascii="Times New Roman" w:eastAsia="Times New Roman" w:hAnsi="Times New Roman" w:cs="Times New Roman"/>
      <w:sz w:val="24"/>
      <w:szCs w:val="24"/>
      <w:lang w:eastAsia="fr-BE"/>
    </w:rPr>
  </w:style>
  <w:style w:type="paragraph" w:styleId="En-tte">
    <w:name w:val="header"/>
    <w:basedOn w:val="Normal"/>
    <w:link w:val="En-tteCar"/>
    <w:uiPriority w:val="99"/>
    <w:unhideWhenUsed/>
    <w:rsid w:val="00AF455F"/>
    <w:pPr>
      <w:tabs>
        <w:tab w:val="center" w:pos="4536"/>
        <w:tab w:val="right" w:pos="9072"/>
      </w:tabs>
    </w:pPr>
  </w:style>
  <w:style w:type="character" w:customStyle="1" w:styleId="En-tteCar">
    <w:name w:val="En-tête Car"/>
    <w:basedOn w:val="Policepardfaut"/>
    <w:link w:val="En-tte"/>
    <w:uiPriority w:val="99"/>
    <w:rsid w:val="00AF455F"/>
    <w:rPr>
      <w:rFonts w:ascii="Times New Roman" w:eastAsia="Times New Roman" w:hAnsi="Times New Roman" w:cs="Times New Roman"/>
      <w:sz w:val="24"/>
      <w:szCs w:val="24"/>
      <w:lang w:eastAsia="fr-BE"/>
    </w:rPr>
  </w:style>
  <w:style w:type="paragraph" w:styleId="Pieddepage">
    <w:name w:val="footer"/>
    <w:basedOn w:val="Normal"/>
    <w:link w:val="PieddepageCar"/>
    <w:uiPriority w:val="99"/>
    <w:unhideWhenUsed/>
    <w:rsid w:val="00AF455F"/>
    <w:pPr>
      <w:tabs>
        <w:tab w:val="center" w:pos="4536"/>
        <w:tab w:val="right" w:pos="9072"/>
      </w:tabs>
    </w:pPr>
  </w:style>
  <w:style w:type="character" w:customStyle="1" w:styleId="PieddepageCar">
    <w:name w:val="Pied de page Car"/>
    <w:basedOn w:val="Policepardfaut"/>
    <w:link w:val="Pieddepage"/>
    <w:uiPriority w:val="99"/>
    <w:rsid w:val="00AF455F"/>
    <w:rPr>
      <w:rFonts w:ascii="Times New Roman" w:eastAsia="Times New Roman" w:hAnsi="Times New Roman" w:cs="Times New Roman"/>
      <w:sz w:val="24"/>
      <w:szCs w:val="24"/>
      <w:lang w:eastAsia="fr-BE"/>
    </w:rPr>
  </w:style>
  <w:style w:type="paragraph" w:styleId="Paragraphedeliste">
    <w:name w:val="List Paragraph"/>
    <w:aliases w:val="Lettre d'introduction,Paragraphe,Bullet 1,Liste Niveau 1,List Paragraph1,tiret2,Paragraphe + puce,Puce tiret,liste à numéros,Numbered paragraph 1,Paragraphe de liste1,List Paragraph,List1,List11,List111,Paragrafo elenco,List1111,List"/>
    <w:basedOn w:val="Normal"/>
    <w:link w:val="ParagraphedelisteCar"/>
    <w:uiPriority w:val="34"/>
    <w:qFormat/>
    <w:rsid w:val="00DA2E7D"/>
    <w:pPr>
      <w:ind w:left="720"/>
      <w:contextualSpacing/>
    </w:pPr>
  </w:style>
  <w:style w:type="table" w:styleId="Grilledutableau">
    <w:name w:val="Table Grid"/>
    <w:basedOn w:val="TableauNormal"/>
    <w:uiPriority w:val="59"/>
    <w:rsid w:val="0082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unhideWhenUsed/>
    <w:rsid w:val="007F5360"/>
    <w:rPr>
      <w:sz w:val="16"/>
      <w:szCs w:val="16"/>
    </w:rPr>
  </w:style>
  <w:style w:type="paragraph" w:styleId="Commentaire">
    <w:name w:val="annotation text"/>
    <w:basedOn w:val="Normal"/>
    <w:link w:val="CommentaireCar"/>
    <w:uiPriority w:val="99"/>
    <w:unhideWhenUsed/>
    <w:rsid w:val="007F5360"/>
    <w:rPr>
      <w:sz w:val="20"/>
      <w:szCs w:val="20"/>
    </w:rPr>
  </w:style>
  <w:style w:type="character" w:customStyle="1" w:styleId="CommentaireCar">
    <w:name w:val="Commentaire Car"/>
    <w:basedOn w:val="Policepardfaut"/>
    <w:link w:val="Commentaire"/>
    <w:uiPriority w:val="99"/>
    <w:rsid w:val="007F5360"/>
    <w:rPr>
      <w:rFonts w:ascii="Times New Roman" w:eastAsia="Times New Roman" w:hAnsi="Times New Roman" w:cs="Times New Roman"/>
      <w:sz w:val="20"/>
      <w:szCs w:val="20"/>
      <w:lang w:eastAsia="fr-BE"/>
    </w:rPr>
  </w:style>
  <w:style w:type="paragraph" w:styleId="Objetducommentaire">
    <w:name w:val="annotation subject"/>
    <w:basedOn w:val="Commentaire"/>
    <w:next w:val="Commentaire"/>
    <w:link w:val="ObjetducommentaireCar"/>
    <w:uiPriority w:val="99"/>
    <w:semiHidden/>
    <w:unhideWhenUsed/>
    <w:rsid w:val="007F5360"/>
    <w:rPr>
      <w:b/>
      <w:bCs/>
    </w:rPr>
  </w:style>
  <w:style w:type="character" w:customStyle="1" w:styleId="ObjetducommentaireCar">
    <w:name w:val="Objet du commentaire Car"/>
    <w:basedOn w:val="CommentaireCar"/>
    <w:link w:val="Objetducommentaire"/>
    <w:uiPriority w:val="99"/>
    <w:semiHidden/>
    <w:rsid w:val="007F5360"/>
    <w:rPr>
      <w:rFonts w:ascii="Times New Roman" w:eastAsia="Times New Roman" w:hAnsi="Times New Roman" w:cs="Times New Roman"/>
      <w:b/>
      <w:bCs/>
      <w:sz w:val="20"/>
      <w:szCs w:val="20"/>
      <w:lang w:eastAsia="fr-BE"/>
    </w:rPr>
  </w:style>
  <w:style w:type="paragraph" w:styleId="Textedebulles">
    <w:name w:val="Balloon Text"/>
    <w:basedOn w:val="Normal"/>
    <w:link w:val="TextedebullesCar"/>
    <w:uiPriority w:val="99"/>
    <w:semiHidden/>
    <w:unhideWhenUsed/>
    <w:rsid w:val="007F5360"/>
    <w:rPr>
      <w:rFonts w:ascii="Tahoma" w:hAnsi="Tahoma" w:cs="Tahoma"/>
      <w:sz w:val="16"/>
      <w:szCs w:val="16"/>
    </w:rPr>
  </w:style>
  <w:style w:type="character" w:customStyle="1" w:styleId="TextedebullesCar">
    <w:name w:val="Texte de bulles Car"/>
    <w:basedOn w:val="Policepardfaut"/>
    <w:link w:val="Textedebulles"/>
    <w:uiPriority w:val="99"/>
    <w:semiHidden/>
    <w:rsid w:val="007F5360"/>
    <w:rPr>
      <w:rFonts w:ascii="Tahoma" w:eastAsia="Times New Roman" w:hAnsi="Tahoma" w:cs="Tahoma"/>
      <w:sz w:val="16"/>
      <w:szCs w:val="16"/>
      <w:lang w:eastAsia="fr-BE"/>
    </w:rPr>
  </w:style>
  <w:style w:type="paragraph" w:styleId="NormalWeb">
    <w:name w:val="Normal (Web)"/>
    <w:basedOn w:val="Normal"/>
    <w:uiPriority w:val="99"/>
    <w:unhideWhenUsed/>
    <w:rsid w:val="003838A0"/>
    <w:pPr>
      <w:spacing w:before="100" w:beforeAutospacing="1" w:after="100" w:afterAutospacing="1"/>
    </w:pPr>
  </w:style>
  <w:style w:type="character" w:customStyle="1" w:styleId="ParagraphedelisteCar">
    <w:name w:val="Paragraphe de liste Car"/>
    <w:aliases w:val="Lettre d'introduction Car,Paragraphe Car,Bullet 1 Car,Liste Niveau 1 Car,List Paragraph1 Car,tiret2 Car,Paragraphe + puce Car,Puce tiret Car,liste à numéros Car,Numbered paragraph 1 Car,Paragraphe de liste1 Car,List Paragraph Car"/>
    <w:basedOn w:val="Policepardfaut"/>
    <w:link w:val="Paragraphedeliste"/>
    <w:uiPriority w:val="34"/>
    <w:qFormat/>
    <w:locked/>
    <w:rsid w:val="00A7130C"/>
    <w:rPr>
      <w:rFonts w:ascii="Times New Roman" w:eastAsia="Times New Roman" w:hAnsi="Times New Roman" w:cs="Times New Roman"/>
      <w:sz w:val="24"/>
      <w:szCs w:val="24"/>
      <w:lang w:eastAsia="fr-BE"/>
    </w:rPr>
  </w:style>
  <w:style w:type="paragraph" w:styleId="Rvision">
    <w:name w:val="Revision"/>
    <w:hidden/>
    <w:uiPriority w:val="99"/>
    <w:semiHidden/>
    <w:rsid w:val="00560B23"/>
    <w:pPr>
      <w:spacing w:after="0" w:line="240" w:lineRule="auto"/>
    </w:pPr>
    <w:rPr>
      <w:rFonts w:ascii="Times New Roman" w:eastAsia="Times New Roman" w:hAnsi="Times New Roman" w:cs="Times New Roman"/>
      <w:sz w:val="24"/>
      <w:szCs w:val="24"/>
      <w:lang w:eastAsia="fr-BE"/>
    </w:rPr>
  </w:style>
  <w:style w:type="character" w:styleId="Textedelespacerserv">
    <w:name w:val="Placeholder Text"/>
    <w:basedOn w:val="Policepardfaut"/>
    <w:uiPriority w:val="99"/>
    <w:semiHidden/>
    <w:rsid w:val="00425FBC"/>
    <w:rPr>
      <w:color w:val="808080"/>
    </w:rPr>
  </w:style>
  <w:style w:type="character" w:styleId="Lienhypertexte">
    <w:name w:val="Hyperlink"/>
    <w:basedOn w:val="Policepardfaut"/>
    <w:uiPriority w:val="99"/>
    <w:unhideWhenUsed/>
    <w:rsid w:val="008E3502"/>
    <w:rPr>
      <w:color w:val="0000FF" w:themeColor="hyperlink"/>
      <w:u w:val="single"/>
    </w:rPr>
  </w:style>
  <w:style w:type="character" w:styleId="Mentionnonrsolue">
    <w:name w:val="Unresolved Mention"/>
    <w:basedOn w:val="Policepardfaut"/>
    <w:uiPriority w:val="99"/>
    <w:semiHidden/>
    <w:unhideWhenUsed/>
    <w:rsid w:val="008E3502"/>
    <w:rPr>
      <w:color w:val="605E5C"/>
      <w:shd w:val="clear" w:color="auto" w:fill="E1DFDD"/>
    </w:rPr>
  </w:style>
  <w:style w:type="character" w:styleId="Lienhypertextesuivivisit">
    <w:name w:val="FollowedHyperlink"/>
    <w:basedOn w:val="Policepardfaut"/>
    <w:uiPriority w:val="99"/>
    <w:semiHidden/>
    <w:unhideWhenUsed/>
    <w:rsid w:val="008E3502"/>
    <w:rPr>
      <w:color w:val="800080" w:themeColor="followedHyperlink"/>
      <w:u w:val="single"/>
    </w:rPr>
  </w:style>
  <w:style w:type="character" w:customStyle="1" w:styleId="Lienhypertexte1">
    <w:name w:val="Lien hypertexte1"/>
    <w:basedOn w:val="Policepardfaut"/>
    <w:uiPriority w:val="99"/>
    <w:unhideWhenUsed/>
    <w:rsid w:val="00D94E54"/>
    <w:rPr>
      <w:color w:val="0563C1"/>
      <w:u w:val="single"/>
    </w:rPr>
  </w:style>
  <w:style w:type="table" w:customStyle="1" w:styleId="Grilledutableau1">
    <w:name w:val="Grille du tableau1"/>
    <w:basedOn w:val="TableauNormal"/>
    <w:next w:val="Grilledutableau"/>
    <w:uiPriority w:val="59"/>
    <w:rsid w:val="00F04C3F"/>
    <w:pPr>
      <w:spacing w:after="0" w:line="240" w:lineRule="auto"/>
    </w:pPr>
    <w:rPr>
      <w:rFonts w:ascii="Arial" w:hAnsi="Arial" w:cs="Times New Roman"/>
      <w:color w:val="002060"/>
      <w:spacing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916AF4"/>
    <w:pPr>
      <w:spacing w:after="0" w:line="240" w:lineRule="auto"/>
    </w:pPr>
    <w:rPr>
      <w:rFonts w:ascii="Arial" w:hAnsi="Arial" w:cs="Times New Roman"/>
      <w:color w:val="002060"/>
      <w:spacing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473879"/>
    <w:pPr>
      <w:spacing w:after="0" w:line="240" w:lineRule="auto"/>
    </w:pPr>
    <w:rPr>
      <w:rFonts w:ascii="Arial" w:hAnsi="Arial" w:cs="Times New Roman"/>
      <w:color w:val="002060"/>
      <w:spacing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6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allex.wallonie.be/eli/arrete/2019/05/23/2019041354" TargetMode="External"/><Relationship Id="rId1" Type="http://schemas.openxmlformats.org/officeDocument/2006/relationships/hyperlink" Target="https://wallex.wallonie.be/eli/arrete/2019/05/23/2019041354"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allex.wallonie.be/eli/arrete/2017/04/18/2017020322/2022/01/0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allex.wallonie.be/eli/loi-decret/2016/06/17/2016021053/2025/01/01" TargetMode="External"/><Relationship Id="rId2" Type="http://schemas.openxmlformats.org/officeDocument/2006/relationships/customXml" Target="../customXml/item2.xml"/><Relationship Id="rId16" Type="http://schemas.openxmlformats.org/officeDocument/2006/relationships/hyperlink" Target="https://wallex.wallonie.be/eli/loi-decret/1991/07/29/2007001008/1992/01/01?doc=5926&amp;rev=5205-99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352D1BE5964DDDB313A6FF2A4127DE"/>
        <w:category>
          <w:name w:val="Général"/>
          <w:gallery w:val="placeholder"/>
        </w:category>
        <w:types>
          <w:type w:val="bbPlcHdr"/>
        </w:types>
        <w:behaviors>
          <w:behavior w:val="content"/>
        </w:behaviors>
        <w:guid w:val="{4ADBB805-25DA-42F2-85C7-356251098DAB}"/>
      </w:docPartPr>
      <w:docPartBody>
        <w:p w:rsidR="00A80399" w:rsidRDefault="006772C4" w:rsidP="006772C4">
          <w:pPr>
            <w:pStyle w:val="7C352D1BE5964DDDB313A6FF2A4127DE"/>
          </w:pPr>
          <w:r w:rsidRPr="00183FFA">
            <w:rPr>
              <w:rFonts w:asciiTheme="minorHAnsi" w:hAnsiTheme="minorHAnsi" w:cstheme="minorHAnsi"/>
              <w:sz w:val="21"/>
              <w:szCs w:val="21"/>
              <w:highlight w:val="lightGray"/>
            </w:rPr>
            <w:t>[à compléter en fonction de vos règles de fonctionnement internes] </w:t>
          </w:r>
        </w:p>
      </w:docPartBody>
    </w:docPart>
    <w:docPart>
      <w:docPartPr>
        <w:name w:val="C4EA355DA82B41608F2D2C937B21EEBD"/>
        <w:category>
          <w:name w:val="Général"/>
          <w:gallery w:val="placeholder"/>
        </w:category>
        <w:types>
          <w:type w:val="bbPlcHdr"/>
        </w:types>
        <w:behaviors>
          <w:behavior w:val="content"/>
        </w:behaviors>
        <w:guid w:val="{F7C67A7A-EEBE-41D8-BD4E-3B6E92DB7467}"/>
      </w:docPartPr>
      <w:docPartBody>
        <w:p w:rsidR="00354770" w:rsidRDefault="006772C4" w:rsidP="006772C4">
          <w:pPr>
            <w:pStyle w:val="C4EA355DA82B41608F2D2C937B21EEBD"/>
          </w:pPr>
          <w:r w:rsidRPr="00183FFA">
            <w:rPr>
              <w:rFonts w:asciiTheme="minorHAnsi" w:hAnsiTheme="minorHAnsi" w:cstheme="minorHAnsi"/>
              <w:sz w:val="21"/>
              <w:szCs w:val="21"/>
              <w:highlight w:val="yellow"/>
            </w:rPr>
            <w:t xml:space="preserve">[à compléter] </w:t>
          </w:r>
        </w:p>
      </w:docPartBody>
    </w:docPart>
    <w:docPart>
      <w:docPartPr>
        <w:name w:val="B45C4222F7AA4788AAE58E61750FD99C"/>
        <w:category>
          <w:name w:val="Général"/>
          <w:gallery w:val="placeholder"/>
        </w:category>
        <w:types>
          <w:type w:val="bbPlcHdr"/>
        </w:types>
        <w:behaviors>
          <w:behavior w:val="content"/>
        </w:behaviors>
        <w:guid w:val="{D86A2906-FD51-4E94-94DE-8E0D082CBCF6}"/>
      </w:docPartPr>
      <w:docPartBody>
        <w:p w:rsidR="00354770" w:rsidRDefault="0008243F" w:rsidP="0008243F">
          <w:pPr>
            <w:pStyle w:val="B45C4222F7AA4788AAE58E61750FD99C2"/>
          </w:pPr>
          <w:r w:rsidRPr="00DF3FF5">
            <w:rPr>
              <w:rFonts w:asciiTheme="minorHAnsi" w:hAnsiTheme="minorHAnsi" w:cstheme="minorHAnsi"/>
              <w:sz w:val="21"/>
              <w:szCs w:val="21"/>
              <w:highlight w:val="lightGray"/>
            </w:rPr>
            <w:t>[à compléter]</w:t>
          </w:r>
        </w:p>
      </w:docPartBody>
    </w:docPart>
    <w:docPart>
      <w:docPartPr>
        <w:name w:val="26FEF4BC1FB1443995E7EF506C113FAD"/>
        <w:category>
          <w:name w:val="Général"/>
          <w:gallery w:val="placeholder"/>
        </w:category>
        <w:types>
          <w:type w:val="bbPlcHdr"/>
        </w:types>
        <w:behaviors>
          <w:behavior w:val="content"/>
        </w:behaviors>
        <w:guid w:val="{EC3724EB-3A7A-4718-A6E0-3292F9B78329}"/>
      </w:docPartPr>
      <w:docPartBody>
        <w:p w:rsidR="00354770" w:rsidRDefault="0008243F" w:rsidP="0008243F">
          <w:pPr>
            <w:pStyle w:val="26FEF4BC1FB1443995E7EF506C113FAD2"/>
          </w:pPr>
          <w:r w:rsidRPr="00DF3FF5">
            <w:rPr>
              <w:rFonts w:asciiTheme="minorHAnsi" w:hAnsiTheme="minorHAnsi" w:cstheme="minorHAnsi"/>
              <w:sz w:val="21"/>
              <w:szCs w:val="21"/>
              <w:highlight w:val="lightGray"/>
            </w:rPr>
            <w:t>[à compléter]</w:t>
          </w:r>
        </w:p>
      </w:docPartBody>
    </w:docPart>
    <w:docPart>
      <w:docPartPr>
        <w:name w:val="008EA7D04030486CAACF6F8B7972394B"/>
        <w:category>
          <w:name w:val="Général"/>
          <w:gallery w:val="placeholder"/>
        </w:category>
        <w:types>
          <w:type w:val="bbPlcHdr"/>
        </w:types>
        <w:behaviors>
          <w:behavior w:val="content"/>
        </w:behaviors>
        <w:guid w:val="{AB8C638A-4A4F-4443-9FFD-5FC79B0EB3C7}"/>
      </w:docPartPr>
      <w:docPartBody>
        <w:p w:rsidR="00354770" w:rsidRDefault="0008243F" w:rsidP="0008243F">
          <w:pPr>
            <w:pStyle w:val="008EA7D04030486CAACF6F8B7972394B2"/>
          </w:pPr>
          <w:r w:rsidRPr="005D45E6">
            <w:rPr>
              <w:rFonts w:asciiTheme="minorHAnsi" w:hAnsiTheme="minorHAnsi" w:cstheme="minorHAnsi"/>
              <w:sz w:val="21"/>
              <w:szCs w:val="21"/>
              <w:highlight w:val="lightGray"/>
            </w:rPr>
            <w:t>[à compléter]</w:t>
          </w:r>
        </w:p>
      </w:docPartBody>
    </w:docPart>
    <w:docPart>
      <w:docPartPr>
        <w:name w:val="1D0392CFB8DD43B4821B96EC470DDA95"/>
        <w:category>
          <w:name w:val="Général"/>
          <w:gallery w:val="placeholder"/>
        </w:category>
        <w:types>
          <w:type w:val="bbPlcHdr"/>
        </w:types>
        <w:behaviors>
          <w:behavior w:val="content"/>
        </w:behaviors>
        <w:guid w:val="{AD9ED3B0-481C-4679-AED2-A9246BCC7C9C}"/>
      </w:docPartPr>
      <w:docPartBody>
        <w:p w:rsidR="00354770" w:rsidRDefault="0008243F" w:rsidP="0008243F">
          <w:pPr>
            <w:pStyle w:val="1D0392CFB8DD43B4821B96EC470DDA952"/>
          </w:pPr>
          <w:r w:rsidRPr="005D45E6">
            <w:rPr>
              <w:rFonts w:asciiTheme="minorHAnsi" w:hAnsiTheme="minorHAnsi" w:cstheme="minorHAnsi"/>
              <w:sz w:val="21"/>
              <w:szCs w:val="21"/>
              <w:highlight w:val="lightGray"/>
            </w:rPr>
            <w:t>[à compléter]</w:t>
          </w:r>
        </w:p>
      </w:docPartBody>
    </w:docPart>
    <w:docPart>
      <w:docPartPr>
        <w:name w:val="371E4CE1E2E64C358E4DC916A683CDDF"/>
        <w:category>
          <w:name w:val="Général"/>
          <w:gallery w:val="placeholder"/>
        </w:category>
        <w:types>
          <w:type w:val="bbPlcHdr"/>
        </w:types>
        <w:behaviors>
          <w:behavior w:val="content"/>
        </w:behaviors>
        <w:guid w:val="{E17DE5D6-3F89-4796-BD4A-8854F5232EEF}"/>
      </w:docPartPr>
      <w:docPartBody>
        <w:p w:rsidR="00354770" w:rsidRDefault="006772C4" w:rsidP="006772C4">
          <w:pPr>
            <w:pStyle w:val="371E4CE1E2E64C358E4DC916A683CDDF"/>
          </w:pPr>
          <w:r w:rsidRPr="00183FFA">
            <w:rPr>
              <w:rFonts w:asciiTheme="minorHAnsi" w:hAnsiTheme="minorHAnsi" w:cstheme="minorHAnsi"/>
              <w:sz w:val="21"/>
              <w:szCs w:val="21"/>
              <w:highlight w:val="yellow"/>
            </w:rPr>
            <w:t>[à compléter]</w:t>
          </w:r>
        </w:p>
      </w:docPartBody>
    </w:docPart>
    <w:docPart>
      <w:docPartPr>
        <w:name w:val="E32909F10313433C83925BCF168F1380"/>
        <w:category>
          <w:name w:val="Général"/>
          <w:gallery w:val="placeholder"/>
        </w:category>
        <w:types>
          <w:type w:val="bbPlcHdr"/>
        </w:types>
        <w:behaviors>
          <w:behavior w:val="content"/>
        </w:behaviors>
        <w:guid w:val="{EDD07275-C86F-42F5-BE31-85E05F7C5195}"/>
      </w:docPartPr>
      <w:docPartBody>
        <w:p w:rsidR="00354770" w:rsidRDefault="006772C4" w:rsidP="006772C4">
          <w:pPr>
            <w:pStyle w:val="E32909F10313433C83925BCF168F1380"/>
          </w:pPr>
          <w:r w:rsidRPr="00183FFA">
            <w:rPr>
              <w:rFonts w:asciiTheme="minorHAnsi" w:hAnsiTheme="minorHAnsi" w:cstheme="minorHAnsi"/>
              <w:sz w:val="21"/>
              <w:szCs w:val="21"/>
              <w:highlight w:val="yellow"/>
            </w:rPr>
            <w:t>[Signature en fonction des règles du pouvoir adjudicateur]</w:t>
          </w:r>
        </w:p>
      </w:docPartBody>
    </w:docPart>
    <w:docPart>
      <w:docPartPr>
        <w:name w:val="F0363999650741CABB1198F13CCE6A37"/>
        <w:category>
          <w:name w:val="Général"/>
          <w:gallery w:val="placeholder"/>
        </w:category>
        <w:types>
          <w:type w:val="bbPlcHdr"/>
        </w:types>
        <w:behaviors>
          <w:behavior w:val="content"/>
        </w:behaviors>
        <w:guid w:val="{02C21D0B-52AA-413B-BDA8-3A605601BA1C}"/>
      </w:docPartPr>
      <w:docPartBody>
        <w:p w:rsidR="000C0C65" w:rsidRDefault="00601D38" w:rsidP="00601D38">
          <w:pPr>
            <w:pStyle w:val="F0363999650741CABB1198F13CCE6A37"/>
          </w:pPr>
          <w:r>
            <w:rPr>
              <w:color w:val="7F7F7F" w:themeColor="text1" w:themeTint="80"/>
              <w:lang w:val="fr-FR"/>
            </w:rPr>
            <w:t>[Titre du document]</w:t>
          </w:r>
        </w:p>
      </w:docPartBody>
    </w:docPart>
    <w:docPart>
      <w:docPartPr>
        <w:name w:val="6E5EBB65F9EB401B8EE8E68C59B50382"/>
        <w:category>
          <w:name w:val="Général"/>
          <w:gallery w:val="placeholder"/>
        </w:category>
        <w:types>
          <w:type w:val="bbPlcHdr"/>
        </w:types>
        <w:behaviors>
          <w:behavior w:val="content"/>
        </w:behaviors>
        <w:guid w:val="{4E32F0C4-64FF-4108-A5C0-B4C727F65A82}"/>
      </w:docPartPr>
      <w:docPartBody>
        <w:p w:rsidR="00F01497" w:rsidRDefault="0008243F" w:rsidP="0008243F">
          <w:pPr>
            <w:pStyle w:val="6E5EBB65F9EB401B8EE8E68C59B503822"/>
          </w:pPr>
          <w:r w:rsidRPr="00D94E54">
            <w:rPr>
              <w:rFonts w:ascii="Calibri" w:eastAsia="Calibri" w:hAnsi="Calibri" w:cs="Calibri"/>
              <w:b/>
              <w:bCs/>
              <w:color w:val="4472C4"/>
              <w:sz w:val="52"/>
              <w:szCs w:val="52"/>
              <w:highlight w:val="lightGray"/>
              <w:lang w:eastAsia="en-US"/>
            </w:rPr>
            <w:t>[à compléter]</w:t>
          </w:r>
        </w:p>
      </w:docPartBody>
    </w:docPart>
    <w:docPart>
      <w:docPartPr>
        <w:name w:val="4A879A26366F452B91AAC12A1B03825B"/>
        <w:category>
          <w:name w:val="Général"/>
          <w:gallery w:val="placeholder"/>
        </w:category>
        <w:types>
          <w:type w:val="bbPlcHdr"/>
        </w:types>
        <w:behaviors>
          <w:behavior w:val="content"/>
        </w:behaviors>
        <w:guid w:val="{27867E7B-FCAE-493A-8C49-F863527C76CD}"/>
      </w:docPartPr>
      <w:docPartBody>
        <w:p w:rsidR="00F01497" w:rsidRDefault="0008243F" w:rsidP="0008243F">
          <w:pPr>
            <w:pStyle w:val="4A879A26366F452B91AAC12A1B03825B2"/>
          </w:pPr>
          <w:r w:rsidRPr="00D94E54">
            <w:rPr>
              <w:rFonts w:ascii="Calibri" w:eastAsia="Calibri" w:hAnsi="Calibri" w:cs="Calibri"/>
              <w:color w:val="000000"/>
              <w:sz w:val="22"/>
              <w:szCs w:val="22"/>
              <w:highlight w:val="lightGray"/>
              <w:lang w:eastAsia="en-US"/>
            </w:rPr>
            <w:t>[à compléter]</w:t>
          </w:r>
        </w:p>
      </w:docPartBody>
    </w:docPart>
    <w:docPart>
      <w:docPartPr>
        <w:name w:val="4E8130FAF57D42D29BB325645A0FF41C"/>
        <w:category>
          <w:name w:val="Général"/>
          <w:gallery w:val="placeholder"/>
        </w:category>
        <w:types>
          <w:type w:val="bbPlcHdr"/>
        </w:types>
        <w:behaviors>
          <w:behavior w:val="content"/>
        </w:behaviors>
        <w:guid w:val="{5FC011F4-8A27-4422-84F8-CDF65DE8D8D2}"/>
      </w:docPartPr>
      <w:docPartBody>
        <w:p w:rsidR="00F01497" w:rsidRDefault="006772C4" w:rsidP="006772C4">
          <w:pPr>
            <w:pStyle w:val="4E8130FAF57D42D29BB325645A0FF41C1"/>
          </w:pPr>
          <w:r w:rsidRPr="00D94E54">
            <w:rPr>
              <w:rFonts w:ascii="Calibri" w:eastAsia="Calibri" w:hAnsi="Calibri" w:cs="Calibri"/>
              <w:color w:val="000000"/>
              <w:sz w:val="22"/>
              <w:szCs w:val="22"/>
              <w:highlight w:val="lightGray"/>
              <w:lang w:eastAsia="en-US"/>
            </w:rPr>
            <w:t>[à compléter]</w:t>
          </w:r>
        </w:p>
      </w:docPartBody>
    </w:docPart>
    <w:docPart>
      <w:docPartPr>
        <w:name w:val="10A6141416BA4F73850277A4FC2E3347"/>
        <w:category>
          <w:name w:val="Général"/>
          <w:gallery w:val="placeholder"/>
        </w:category>
        <w:types>
          <w:type w:val="bbPlcHdr"/>
        </w:types>
        <w:behaviors>
          <w:behavior w:val="content"/>
        </w:behaviors>
        <w:guid w:val="{4611E8BC-3EB7-48D0-B49D-5239CC0624ED}"/>
      </w:docPartPr>
      <w:docPartBody>
        <w:p w:rsidR="005224DA" w:rsidRDefault="0008243F" w:rsidP="0008243F">
          <w:pPr>
            <w:pStyle w:val="10A6141416BA4F73850277A4FC2E33472"/>
          </w:pPr>
          <w:r w:rsidRPr="00F46C76">
            <w:rPr>
              <w:rFonts w:asciiTheme="minorHAnsi" w:hAnsiTheme="minorHAnsi" w:cstheme="minorHAnsi"/>
              <w:sz w:val="21"/>
              <w:szCs w:val="21"/>
              <w:highlight w:val="lightGray"/>
            </w:rPr>
            <w:t>[à compléter par : identification du pouvoir adjudicateur]</w:t>
          </w:r>
        </w:p>
      </w:docPartBody>
    </w:docPart>
    <w:docPart>
      <w:docPartPr>
        <w:name w:val="B1692B45215943C28C28511E4AE2B25F"/>
        <w:category>
          <w:name w:val="Général"/>
          <w:gallery w:val="placeholder"/>
        </w:category>
        <w:types>
          <w:type w:val="bbPlcHdr"/>
        </w:types>
        <w:behaviors>
          <w:behavior w:val="content"/>
        </w:behaviors>
        <w:guid w:val="{F3F3D6B8-56F8-4D4A-9F41-10D7A684E785}"/>
      </w:docPartPr>
      <w:docPartBody>
        <w:p w:rsidR="005224DA" w:rsidRDefault="0008243F" w:rsidP="0008243F">
          <w:pPr>
            <w:pStyle w:val="B1692B45215943C28C28511E4AE2B25F2"/>
          </w:pPr>
          <w:r w:rsidRPr="00F46C76">
            <w:rPr>
              <w:rFonts w:asciiTheme="minorHAnsi" w:hAnsiTheme="minorHAnsi" w:cstheme="minorHAnsi"/>
              <w:sz w:val="21"/>
              <w:szCs w:val="21"/>
              <w:highlight w:val="lightGray"/>
            </w:rPr>
            <w:t>[à compléter par : l’intitulé du marché qui résume l’objet du marché]</w:t>
          </w:r>
        </w:p>
      </w:docPartBody>
    </w:docPart>
    <w:docPart>
      <w:docPartPr>
        <w:name w:val="15FC236266724591AF075446618EE26A"/>
        <w:category>
          <w:name w:val="Général"/>
          <w:gallery w:val="placeholder"/>
        </w:category>
        <w:types>
          <w:type w:val="bbPlcHdr"/>
        </w:types>
        <w:behaviors>
          <w:behavior w:val="content"/>
        </w:behaviors>
        <w:guid w:val="{CDEE93DD-D8AC-446F-9FF6-F477B1373715}"/>
      </w:docPartPr>
      <w:docPartBody>
        <w:p w:rsidR="005224DA" w:rsidRDefault="0008243F" w:rsidP="0008243F">
          <w:pPr>
            <w:pStyle w:val="15FC236266724591AF075446618EE26A2"/>
          </w:pPr>
          <w:r w:rsidRPr="00F04C3F">
            <w:rPr>
              <w:rFonts w:asciiTheme="minorHAnsi" w:hAnsiTheme="minorHAnsi" w:cstheme="minorHAnsi"/>
              <w:color w:val="000000"/>
              <w:sz w:val="21"/>
              <w:szCs w:val="21"/>
              <w:highlight w:val="lightGray"/>
            </w:rPr>
            <w:t>[à compléter]</w:t>
          </w:r>
        </w:p>
      </w:docPartBody>
    </w:docPart>
    <w:docPart>
      <w:docPartPr>
        <w:name w:val="D915FC22D0D84796985550184BE7E9BF"/>
        <w:category>
          <w:name w:val="Général"/>
          <w:gallery w:val="placeholder"/>
        </w:category>
        <w:types>
          <w:type w:val="bbPlcHdr"/>
        </w:types>
        <w:behaviors>
          <w:behavior w:val="content"/>
        </w:behaviors>
        <w:guid w:val="{DD205D6D-3CAD-4045-9A03-0DBA71F8F621}"/>
      </w:docPartPr>
      <w:docPartBody>
        <w:p w:rsidR="005224DA" w:rsidRDefault="0008243F" w:rsidP="0008243F">
          <w:pPr>
            <w:pStyle w:val="D915FC22D0D84796985550184BE7E9BF2"/>
          </w:pPr>
          <w:r w:rsidRPr="00F04C3F">
            <w:rPr>
              <w:rFonts w:asciiTheme="minorHAnsi" w:hAnsiTheme="minorHAnsi" w:cstheme="minorHAnsi"/>
              <w:color w:val="000000"/>
              <w:sz w:val="21"/>
              <w:szCs w:val="21"/>
              <w:highlight w:val="lightGray"/>
            </w:rPr>
            <w:t>[à compléter]</w:t>
          </w:r>
        </w:p>
      </w:docPartBody>
    </w:docPart>
    <w:docPart>
      <w:docPartPr>
        <w:name w:val="8EBA2BB669704AB8B82594CEC0552686"/>
        <w:category>
          <w:name w:val="Général"/>
          <w:gallery w:val="placeholder"/>
        </w:category>
        <w:types>
          <w:type w:val="bbPlcHdr"/>
        </w:types>
        <w:behaviors>
          <w:behavior w:val="content"/>
        </w:behaviors>
        <w:guid w:val="{FABC7823-F8B2-43FF-BB00-AF13E34F06E5}"/>
      </w:docPartPr>
      <w:docPartBody>
        <w:p w:rsidR="005224DA" w:rsidRDefault="0008243F" w:rsidP="0008243F">
          <w:pPr>
            <w:pStyle w:val="8EBA2BB669704AB8B82594CEC05526862"/>
          </w:pPr>
          <w:r w:rsidRPr="00F04C3F">
            <w:rPr>
              <w:rFonts w:asciiTheme="minorHAnsi" w:hAnsiTheme="minorHAnsi" w:cstheme="minorHAnsi"/>
              <w:color w:val="000000"/>
              <w:sz w:val="21"/>
              <w:szCs w:val="21"/>
              <w:highlight w:val="lightGray"/>
            </w:rPr>
            <w:t>[à compléter]</w:t>
          </w:r>
        </w:p>
      </w:docPartBody>
    </w:docPart>
    <w:docPart>
      <w:docPartPr>
        <w:name w:val="CD227FE1C55544DAA371781E3DF52B41"/>
        <w:category>
          <w:name w:val="Général"/>
          <w:gallery w:val="placeholder"/>
        </w:category>
        <w:types>
          <w:type w:val="bbPlcHdr"/>
        </w:types>
        <w:behaviors>
          <w:behavior w:val="content"/>
        </w:behaviors>
        <w:guid w:val="{2F6C26B0-C8EE-4C1A-BF12-39A220E4C7DE}"/>
      </w:docPartPr>
      <w:docPartBody>
        <w:p w:rsidR="005224DA" w:rsidRDefault="0008243F" w:rsidP="0008243F">
          <w:pPr>
            <w:pStyle w:val="CD227FE1C55544DAA371781E3DF52B412"/>
          </w:pPr>
          <w:r w:rsidRPr="00F04C3F">
            <w:rPr>
              <w:rFonts w:asciiTheme="minorHAnsi" w:hAnsiTheme="minorHAnsi" w:cstheme="minorHAnsi"/>
              <w:color w:val="000000"/>
              <w:sz w:val="21"/>
              <w:szCs w:val="21"/>
              <w:highlight w:val="lightGray"/>
            </w:rPr>
            <w:t>[à compléter]</w:t>
          </w:r>
        </w:p>
      </w:docPartBody>
    </w:docPart>
    <w:docPart>
      <w:docPartPr>
        <w:name w:val="99F9BA0E4F804B6AB07F4D8AA743ACA2"/>
        <w:category>
          <w:name w:val="Général"/>
          <w:gallery w:val="placeholder"/>
        </w:category>
        <w:types>
          <w:type w:val="bbPlcHdr"/>
        </w:types>
        <w:behaviors>
          <w:behavior w:val="content"/>
        </w:behaviors>
        <w:guid w:val="{EFC830CB-8FD6-4184-B138-C49B6A64C49D}"/>
      </w:docPartPr>
      <w:docPartBody>
        <w:p w:rsidR="005224DA" w:rsidRDefault="0008243F" w:rsidP="0008243F">
          <w:pPr>
            <w:pStyle w:val="99F9BA0E4F804B6AB07F4D8AA743ACA22"/>
          </w:pPr>
          <w:r w:rsidRPr="00F04C3F">
            <w:rPr>
              <w:rFonts w:asciiTheme="minorHAnsi" w:hAnsiTheme="minorHAnsi" w:cstheme="minorHAnsi"/>
              <w:color w:val="000000"/>
              <w:sz w:val="21"/>
              <w:szCs w:val="21"/>
              <w:highlight w:val="lightGray"/>
            </w:rPr>
            <w:t>[à compléter]</w:t>
          </w:r>
        </w:p>
      </w:docPartBody>
    </w:docPart>
    <w:docPart>
      <w:docPartPr>
        <w:name w:val="0039AB62884A4483AF4E6580582ABEE4"/>
        <w:category>
          <w:name w:val="Général"/>
          <w:gallery w:val="placeholder"/>
        </w:category>
        <w:types>
          <w:type w:val="bbPlcHdr"/>
        </w:types>
        <w:behaviors>
          <w:behavior w:val="content"/>
        </w:behaviors>
        <w:guid w:val="{F6A222C9-D325-468B-BDAC-7D653671D91F}"/>
      </w:docPartPr>
      <w:docPartBody>
        <w:p w:rsidR="005224DA" w:rsidRDefault="0008243F" w:rsidP="0008243F">
          <w:pPr>
            <w:pStyle w:val="0039AB62884A4483AF4E6580582ABEE42"/>
          </w:pPr>
          <w:r w:rsidRPr="00F04C3F">
            <w:rPr>
              <w:rFonts w:asciiTheme="minorHAnsi" w:hAnsiTheme="minorHAnsi" w:cstheme="minorHAnsi"/>
              <w:color w:val="000000"/>
              <w:sz w:val="21"/>
              <w:szCs w:val="21"/>
              <w:highlight w:val="lightGray"/>
            </w:rPr>
            <w:t>[à compléter]</w:t>
          </w:r>
        </w:p>
      </w:docPartBody>
    </w:docPart>
    <w:docPart>
      <w:docPartPr>
        <w:name w:val="5A8363E4C8534966BF215285593584C9"/>
        <w:category>
          <w:name w:val="Général"/>
          <w:gallery w:val="placeholder"/>
        </w:category>
        <w:types>
          <w:type w:val="bbPlcHdr"/>
        </w:types>
        <w:behaviors>
          <w:behavior w:val="content"/>
        </w:behaviors>
        <w:guid w:val="{5F544FAE-BC2E-4205-9695-A1BAC5A0CF2A}"/>
      </w:docPartPr>
      <w:docPartBody>
        <w:p w:rsidR="005224DA" w:rsidRDefault="0008243F" w:rsidP="0008243F">
          <w:pPr>
            <w:pStyle w:val="5A8363E4C8534966BF215285593584C92"/>
          </w:pPr>
          <w:r w:rsidRPr="00F04C3F">
            <w:rPr>
              <w:rFonts w:asciiTheme="minorHAnsi" w:hAnsiTheme="minorHAnsi" w:cstheme="minorHAnsi"/>
              <w:color w:val="000000"/>
              <w:sz w:val="21"/>
              <w:szCs w:val="21"/>
              <w:highlight w:val="lightGray"/>
            </w:rPr>
            <w:t>[à compléter]</w:t>
          </w:r>
        </w:p>
      </w:docPartBody>
    </w:docPart>
    <w:docPart>
      <w:docPartPr>
        <w:name w:val="BAF71AD52F8A4F868C7C8C813D26297A"/>
        <w:category>
          <w:name w:val="Général"/>
          <w:gallery w:val="placeholder"/>
        </w:category>
        <w:types>
          <w:type w:val="bbPlcHdr"/>
        </w:types>
        <w:behaviors>
          <w:behavior w:val="content"/>
        </w:behaviors>
        <w:guid w:val="{7899E36D-DCC0-41D8-873E-563AB888A52D}"/>
      </w:docPartPr>
      <w:docPartBody>
        <w:p w:rsidR="005224DA" w:rsidRDefault="0008243F" w:rsidP="0008243F">
          <w:pPr>
            <w:pStyle w:val="BAF71AD52F8A4F868C7C8C813D26297A2"/>
          </w:pPr>
          <w:r w:rsidRPr="00F04C3F">
            <w:rPr>
              <w:rFonts w:asciiTheme="minorHAnsi" w:hAnsiTheme="minorHAnsi" w:cstheme="minorHAnsi"/>
              <w:color w:val="000000"/>
              <w:sz w:val="21"/>
              <w:szCs w:val="21"/>
              <w:highlight w:val="lightGray"/>
            </w:rPr>
            <w:t>[à compléter]</w:t>
          </w:r>
        </w:p>
      </w:docPartBody>
    </w:docPart>
    <w:docPart>
      <w:docPartPr>
        <w:name w:val="A467403C8E6143989EEDAAD200589118"/>
        <w:category>
          <w:name w:val="Général"/>
          <w:gallery w:val="placeholder"/>
        </w:category>
        <w:types>
          <w:type w:val="bbPlcHdr"/>
        </w:types>
        <w:behaviors>
          <w:behavior w:val="content"/>
        </w:behaviors>
        <w:guid w:val="{5EBB7541-D2A9-456C-B688-B22BED36B39B}"/>
      </w:docPartPr>
      <w:docPartBody>
        <w:p w:rsidR="005224DA" w:rsidRDefault="0008243F" w:rsidP="0008243F">
          <w:pPr>
            <w:pStyle w:val="A467403C8E6143989EEDAAD2005891182"/>
          </w:pPr>
          <w:r w:rsidRPr="00F04C3F">
            <w:rPr>
              <w:rFonts w:asciiTheme="minorHAnsi" w:hAnsiTheme="minorHAnsi" w:cstheme="minorHAnsi"/>
              <w:color w:val="000000"/>
              <w:sz w:val="21"/>
              <w:szCs w:val="21"/>
              <w:highlight w:val="lightGray"/>
            </w:rPr>
            <w:t>[à compléter]</w:t>
          </w:r>
        </w:p>
      </w:docPartBody>
    </w:docPart>
    <w:docPart>
      <w:docPartPr>
        <w:name w:val="42F443A2743941FB888B63A878A1E083"/>
        <w:category>
          <w:name w:val="Général"/>
          <w:gallery w:val="placeholder"/>
        </w:category>
        <w:types>
          <w:type w:val="bbPlcHdr"/>
        </w:types>
        <w:behaviors>
          <w:behavior w:val="content"/>
        </w:behaviors>
        <w:guid w:val="{5CECDFC9-E0AA-4230-8D14-619AA0CBF263}"/>
      </w:docPartPr>
      <w:docPartBody>
        <w:p w:rsidR="005224DA" w:rsidRDefault="0008243F" w:rsidP="0008243F">
          <w:pPr>
            <w:pStyle w:val="42F443A2743941FB888B63A878A1E0832"/>
          </w:pPr>
          <w:r w:rsidRPr="00DF3FF5">
            <w:rPr>
              <w:rFonts w:asciiTheme="minorHAnsi" w:hAnsiTheme="minorHAnsi" w:cstheme="minorHAnsi"/>
              <w:sz w:val="21"/>
              <w:szCs w:val="21"/>
              <w:highlight w:val="lightGray"/>
            </w:rPr>
            <w:t>[à compléter par : identification de l’opérateur économique/du soumissionnaire auquel vous attribuez le marché]</w:t>
          </w:r>
        </w:p>
      </w:docPartBody>
    </w:docPart>
    <w:docPart>
      <w:docPartPr>
        <w:name w:val="46502E9BD5B249E4B1E9C230B289B70C"/>
        <w:category>
          <w:name w:val="Général"/>
          <w:gallery w:val="placeholder"/>
        </w:category>
        <w:types>
          <w:type w:val="bbPlcHdr"/>
        </w:types>
        <w:behaviors>
          <w:behavior w:val="content"/>
        </w:behaviors>
        <w:guid w:val="{6FADD1AF-4C6C-4296-B289-91C4F189FDF3}"/>
      </w:docPartPr>
      <w:docPartBody>
        <w:p w:rsidR="005224DA" w:rsidRDefault="0008243F" w:rsidP="0008243F">
          <w:pPr>
            <w:pStyle w:val="46502E9BD5B249E4B1E9C230B289B70C2"/>
          </w:pPr>
          <w:r w:rsidRPr="00854C4C">
            <w:rPr>
              <w:rFonts w:asciiTheme="minorHAnsi" w:hAnsiTheme="minorHAnsi" w:cstheme="minorHAnsi"/>
              <w:sz w:val="21"/>
              <w:szCs w:val="21"/>
            </w:rPr>
            <w:t>[</w:t>
          </w:r>
          <w:r w:rsidRPr="00854C4C">
            <w:rPr>
              <w:rFonts w:asciiTheme="minorHAnsi" w:hAnsiTheme="minorHAnsi" w:cstheme="minorHAnsi"/>
              <w:sz w:val="21"/>
              <w:szCs w:val="21"/>
              <w:highlight w:val="yellow"/>
            </w:rPr>
            <w:t>à compléter par : identification de l’opérateur économique le moins cher]</w:t>
          </w:r>
        </w:p>
      </w:docPartBody>
    </w:docPart>
    <w:docPart>
      <w:docPartPr>
        <w:name w:val="7F439636D32F4586BBFDA0014CA3DE73"/>
        <w:category>
          <w:name w:val="Général"/>
          <w:gallery w:val="placeholder"/>
        </w:category>
        <w:types>
          <w:type w:val="bbPlcHdr"/>
        </w:types>
        <w:behaviors>
          <w:behavior w:val="content"/>
        </w:behaviors>
        <w:guid w:val="{BD47B5E3-E65E-4D1B-9A92-6AF1C0EF6679}"/>
      </w:docPartPr>
      <w:docPartBody>
        <w:p w:rsidR="002D0366" w:rsidRDefault="0008243F" w:rsidP="0008243F">
          <w:pPr>
            <w:pStyle w:val="7F439636D32F4586BBFDA0014CA3DE731"/>
          </w:pPr>
          <w:r w:rsidRPr="00C140B8">
            <w:rPr>
              <w:rStyle w:val="Textedelespacerserv"/>
              <w:rFonts w:eastAsiaTheme="minorHAnsi"/>
            </w:rPr>
            <w:t>Choisissez un élément.</w:t>
          </w:r>
        </w:p>
      </w:docPartBody>
    </w:docPart>
    <w:docPart>
      <w:docPartPr>
        <w:name w:val="E23130C9FBC4488AAA33B864DEE0CE3D"/>
        <w:category>
          <w:name w:val="Général"/>
          <w:gallery w:val="placeholder"/>
        </w:category>
        <w:types>
          <w:type w:val="bbPlcHdr"/>
        </w:types>
        <w:behaviors>
          <w:behavior w:val="content"/>
        </w:behaviors>
        <w:guid w:val="{6036A558-271F-4A28-A41F-2EC79D13773C}"/>
      </w:docPartPr>
      <w:docPartBody>
        <w:p w:rsidR="002D0366" w:rsidRDefault="0008243F" w:rsidP="0008243F">
          <w:pPr>
            <w:pStyle w:val="E23130C9FBC4488AAA33B864DEE0CE3D"/>
          </w:pPr>
          <w:r w:rsidRPr="00FC14A5">
            <w:rPr>
              <w:rFonts w:ascii="Century Gothic" w:hAnsi="Century Gothic" w:cs="Arial"/>
              <w:sz w:val="21"/>
              <w:szCs w:val="21"/>
              <w:highlight w:val="yellow"/>
            </w:rPr>
            <w:t>[à compléter</w:t>
          </w:r>
          <w:r>
            <w:rPr>
              <w:rFonts w:ascii="Century Gothic" w:hAnsi="Century Gothic" w:cs="Arial"/>
              <w:sz w:val="21"/>
              <w:szCs w:val="21"/>
              <w:highlight w:val="yellow"/>
            </w:rPr>
            <w:t xml:space="preserve"> par : le nom du critère d’attribution et sa pondération</w:t>
          </w:r>
          <w:r w:rsidRPr="00FC14A5">
            <w:rPr>
              <w:rFonts w:ascii="Century Gothic" w:hAnsi="Century Gothic" w:cs="Arial"/>
              <w:sz w:val="21"/>
              <w:szCs w:val="21"/>
              <w:highlight w:val="yellow"/>
            </w:rPr>
            <w:t>]</w:t>
          </w:r>
        </w:p>
      </w:docPartBody>
    </w:docPart>
    <w:docPart>
      <w:docPartPr>
        <w:name w:val="D660667CE10F43A5933DF3042FD89034"/>
        <w:category>
          <w:name w:val="Général"/>
          <w:gallery w:val="placeholder"/>
        </w:category>
        <w:types>
          <w:type w:val="bbPlcHdr"/>
        </w:types>
        <w:behaviors>
          <w:behavior w:val="content"/>
        </w:behaviors>
        <w:guid w:val="{43E89335-13BA-495B-9B7A-8E3DFD221714}"/>
      </w:docPartPr>
      <w:docPartBody>
        <w:p w:rsidR="002D0366" w:rsidRDefault="0008243F" w:rsidP="0008243F">
          <w:pPr>
            <w:pStyle w:val="D660667CE10F43A5933DF3042FD89034"/>
          </w:pPr>
          <w:r w:rsidRPr="00FC14A5">
            <w:rPr>
              <w:rFonts w:ascii="Century Gothic" w:hAnsi="Century Gothic" w:cs="Arial"/>
              <w:sz w:val="21"/>
              <w:szCs w:val="21"/>
              <w:highlight w:val="yellow"/>
            </w:rPr>
            <w:t>[à compléter</w:t>
          </w:r>
          <w:r>
            <w:rPr>
              <w:rFonts w:ascii="Century Gothic" w:hAnsi="Century Gothic" w:cs="Arial"/>
              <w:sz w:val="21"/>
              <w:szCs w:val="21"/>
              <w:highlight w:val="yellow"/>
            </w:rPr>
            <w:t xml:space="preserve"> par : le nom du critère d’attribution et sa pondération</w:t>
          </w:r>
          <w:r w:rsidRPr="00FC14A5">
            <w:rPr>
              <w:rFonts w:ascii="Century Gothic" w:hAnsi="Century Gothic" w:cs="Arial"/>
              <w:sz w:val="21"/>
              <w:szCs w:val="21"/>
              <w:highlight w:val="yellow"/>
            </w:rPr>
            <w:t>]</w:t>
          </w:r>
        </w:p>
      </w:docPartBody>
    </w:docPart>
    <w:docPart>
      <w:docPartPr>
        <w:name w:val="E81E77C103FD4C3CAD15A660C4BCAC25"/>
        <w:category>
          <w:name w:val="Général"/>
          <w:gallery w:val="placeholder"/>
        </w:category>
        <w:types>
          <w:type w:val="bbPlcHdr"/>
        </w:types>
        <w:behaviors>
          <w:behavior w:val="content"/>
        </w:behaviors>
        <w:guid w:val="{34B54D83-152B-44B4-88DF-0EC3B33E7DEC}"/>
      </w:docPartPr>
      <w:docPartBody>
        <w:p w:rsidR="002D0366" w:rsidRDefault="0008243F" w:rsidP="0008243F">
          <w:pPr>
            <w:pStyle w:val="E81E77C103FD4C3CAD15A660C4BCAC25"/>
          </w:pPr>
          <w:r w:rsidRPr="00477C7A">
            <w:rPr>
              <w:rFonts w:ascii="Century Gothic" w:hAnsi="Century Gothic" w:cs="Arial"/>
              <w:b/>
              <w:sz w:val="18"/>
              <w:szCs w:val="18"/>
              <w:highlight w:val="yellow"/>
            </w:rPr>
            <w:t>[à compléter]</w:t>
          </w:r>
        </w:p>
      </w:docPartBody>
    </w:docPart>
    <w:docPart>
      <w:docPartPr>
        <w:name w:val="3AB914E1F9984F2794A1CF0E16BD0CE5"/>
        <w:category>
          <w:name w:val="Général"/>
          <w:gallery w:val="placeholder"/>
        </w:category>
        <w:types>
          <w:type w:val="bbPlcHdr"/>
        </w:types>
        <w:behaviors>
          <w:behavior w:val="content"/>
        </w:behaviors>
        <w:guid w:val="{A98C78E7-FC6D-4F05-BF6A-4C61BAFEA48A}"/>
      </w:docPartPr>
      <w:docPartBody>
        <w:p w:rsidR="002D0366" w:rsidRDefault="0008243F" w:rsidP="0008243F">
          <w:pPr>
            <w:pStyle w:val="3AB914E1F9984F2794A1CF0E16BD0CE5"/>
          </w:pPr>
          <w:r w:rsidRPr="00477C7A">
            <w:rPr>
              <w:rFonts w:ascii="Century Gothic" w:hAnsi="Century Gothic" w:cs="Arial"/>
              <w:sz w:val="18"/>
              <w:szCs w:val="18"/>
              <w:highlight w:val="yellow"/>
            </w:rPr>
            <w:t>[à compléter]</w:t>
          </w:r>
        </w:p>
      </w:docPartBody>
    </w:docPart>
    <w:docPart>
      <w:docPartPr>
        <w:name w:val="574EF78DE21442CFB0741B3E4EE6E1ED"/>
        <w:category>
          <w:name w:val="Général"/>
          <w:gallery w:val="placeholder"/>
        </w:category>
        <w:types>
          <w:type w:val="bbPlcHdr"/>
        </w:types>
        <w:behaviors>
          <w:behavior w:val="content"/>
        </w:behaviors>
        <w:guid w:val="{62F166FB-5872-40F1-AC43-492CDAB41F40}"/>
      </w:docPartPr>
      <w:docPartBody>
        <w:p w:rsidR="002D0366" w:rsidRDefault="0008243F" w:rsidP="0008243F">
          <w:pPr>
            <w:pStyle w:val="574EF78DE21442CFB0741B3E4EE6E1ED"/>
          </w:pPr>
          <w:r w:rsidRPr="00477C7A">
            <w:rPr>
              <w:rFonts w:ascii="Century Gothic" w:hAnsi="Century Gothic" w:cs="Arial"/>
              <w:sz w:val="18"/>
              <w:szCs w:val="18"/>
              <w:highlight w:val="yellow"/>
            </w:rPr>
            <w:t>[à compléter]</w:t>
          </w:r>
        </w:p>
      </w:docPartBody>
    </w:docPart>
    <w:docPart>
      <w:docPartPr>
        <w:name w:val="4317A8F3EDC84CFF85B88B2F4338A73E"/>
        <w:category>
          <w:name w:val="Général"/>
          <w:gallery w:val="placeholder"/>
        </w:category>
        <w:types>
          <w:type w:val="bbPlcHdr"/>
        </w:types>
        <w:behaviors>
          <w:behavior w:val="content"/>
        </w:behaviors>
        <w:guid w:val="{6335F8D8-5B2D-4BD2-AE6A-C7C1D5AC7542}"/>
      </w:docPartPr>
      <w:docPartBody>
        <w:p w:rsidR="002D0366" w:rsidRDefault="0008243F" w:rsidP="0008243F">
          <w:pPr>
            <w:pStyle w:val="4317A8F3EDC84CFF85B88B2F4338A73E"/>
          </w:pPr>
          <w:r w:rsidRPr="00477C7A">
            <w:rPr>
              <w:rFonts w:ascii="Century Gothic" w:hAnsi="Century Gothic" w:cs="Arial"/>
              <w:sz w:val="18"/>
              <w:szCs w:val="18"/>
              <w:highlight w:val="yellow"/>
            </w:rPr>
            <w:t>[à compléter]</w:t>
          </w:r>
        </w:p>
      </w:docPartBody>
    </w:docPart>
    <w:docPart>
      <w:docPartPr>
        <w:name w:val="271FBBA58B3140F79E4D8FC79635BEDE"/>
        <w:category>
          <w:name w:val="Général"/>
          <w:gallery w:val="placeholder"/>
        </w:category>
        <w:types>
          <w:type w:val="bbPlcHdr"/>
        </w:types>
        <w:behaviors>
          <w:behavior w:val="content"/>
        </w:behaviors>
        <w:guid w:val="{4B96DA42-7CD9-4610-8FBC-B839D05C5566}"/>
      </w:docPartPr>
      <w:docPartBody>
        <w:p w:rsidR="002D0366" w:rsidRDefault="0008243F" w:rsidP="0008243F">
          <w:pPr>
            <w:pStyle w:val="271FBBA58B3140F79E4D8FC79635BEDE"/>
          </w:pPr>
          <w:r w:rsidRPr="00477C7A">
            <w:rPr>
              <w:rFonts w:ascii="Century Gothic" w:hAnsi="Century Gothic" w:cs="Arial"/>
              <w:sz w:val="18"/>
              <w:szCs w:val="18"/>
              <w:highlight w:val="yellow"/>
            </w:rPr>
            <w:t>[à compléter]</w:t>
          </w:r>
        </w:p>
      </w:docPartBody>
    </w:docPart>
    <w:docPart>
      <w:docPartPr>
        <w:name w:val="6D4FBE9110DF4634B74F3D885BA5D77F"/>
        <w:category>
          <w:name w:val="Général"/>
          <w:gallery w:val="placeholder"/>
        </w:category>
        <w:types>
          <w:type w:val="bbPlcHdr"/>
        </w:types>
        <w:behaviors>
          <w:behavior w:val="content"/>
        </w:behaviors>
        <w:guid w:val="{AB33ABE1-EA9E-4EC0-8B47-AB07D904BB9F}"/>
      </w:docPartPr>
      <w:docPartBody>
        <w:p w:rsidR="002D0366" w:rsidRDefault="0008243F" w:rsidP="0008243F">
          <w:pPr>
            <w:pStyle w:val="6D4FBE9110DF4634B74F3D885BA5D77F"/>
          </w:pPr>
          <w:r w:rsidRPr="00477C7A">
            <w:rPr>
              <w:rFonts w:ascii="Century Gothic" w:hAnsi="Century Gothic" w:cs="Arial"/>
              <w:sz w:val="18"/>
              <w:szCs w:val="18"/>
              <w:highlight w:val="yellow"/>
            </w:rPr>
            <w:t>[à compléter]</w:t>
          </w:r>
        </w:p>
      </w:docPartBody>
    </w:docPart>
    <w:docPart>
      <w:docPartPr>
        <w:name w:val="39B887E0C54E427A8E26E225B5D112E6"/>
        <w:category>
          <w:name w:val="Général"/>
          <w:gallery w:val="placeholder"/>
        </w:category>
        <w:types>
          <w:type w:val="bbPlcHdr"/>
        </w:types>
        <w:behaviors>
          <w:behavior w:val="content"/>
        </w:behaviors>
        <w:guid w:val="{9E961EA5-DE8E-459F-B20B-7B837117B9FF}"/>
      </w:docPartPr>
      <w:docPartBody>
        <w:p w:rsidR="002D0366" w:rsidRDefault="0008243F" w:rsidP="0008243F">
          <w:pPr>
            <w:pStyle w:val="39B887E0C54E427A8E26E225B5D112E6"/>
          </w:pPr>
          <w:r w:rsidRPr="00477C7A">
            <w:rPr>
              <w:rFonts w:ascii="Century Gothic" w:hAnsi="Century Gothic" w:cs="Arial"/>
              <w:sz w:val="18"/>
              <w:szCs w:val="18"/>
              <w:highlight w:val="yellow"/>
            </w:rPr>
            <w:t>[à compléter]</w:t>
          </w:r>
        </w:p>
      </w:docPartBody>
    </w:docPart>
    <w:docPart>
      <w:docPartPr>
        <w:name w:val="A9A60DEA6D69441B9EF488031C9D4520"/>
        <w:category>
          <w:name w:val="Général"/>
          <w:gallery w:val="placeholder"/>
        </w:category>
        <w:types>
          <w:type w:val="bbPlcHdr"/>
        </w:types>
        <w:behaviors>
          <w:behavior w:val="content"/>
        </w:behaviors>
        <w:guid w:val="{F1F1DFDE-5C08-4230-8075-A79E4EEC22B8}"/>
      </w:docPartPr>
      <w:docPartBody>
        <w:p w:rsidR="002D0366" w:rsidRDefault="0008243F" w:rsidP="0008243F">
          <w:pPr>
            <w:pStyle w:val="A9A60DEA6D69441B9EF488031C9D4520"/>
          </w:pPr>
          <w:r w:rsidRPr="00477C7A">
            <w:rPr>
              <w:rFonts w:ascii="Century Gothic" w:hAnsi="Century Gothic" w:cs="Arial"/>
              <w:sz w:val="18"/>
              <w:szCs w:val="18"/>
              <w:highlight w:val="yellow"/>
            </w:rPr>
            <w:t>[à compléter]</w:t>
          </w:r>
        </w:p>
      </w:docPartBody>
    </w:docPart>
    <w:docPart>
      <w:docPartPr>
        <w:name w:val="7A55D57567424523954001D4B97E94A9"/>
        <w:category>
          <w:name w:val="Général"/>
          <w:gallery w:val="placeholder"/>
        </w:category>
        <w:types>
          <w:type w:val="bbPlcHdr"/>
        </w:types>
        <w:behaviors>
          <w:behavior w:val="content"/>
        </w:behaviors>
        <w:guid w:val="{72511F80-2508-454C-A9A4-6405915C73B5}"/>
      </w:docPartPr>
      <w:docPartBody>
        <w:p w:rsidR="002D0366" w:rsidRDefault="0008243F" w:rsidP="0008243F">
          <w:pPr>
            <w:pStyle w:val="7A55D57567424523954001D4B97E94A9"/>
          </w:pPr>
          <w:r w:rsidRPr="00477C7A">
            <w:rPr>
              <w:rFonts w:ascii="Century Gothic" w:hAnsi="Century Gothic" w:cs="Arial"/>
              <w:sz w:val="18"/>
              <w:szCs w:val="18"/>
              <w:highlight w:val="yellow"/>
            </w:rPr>
            <w:t>[à compléter]</w:t>
          </w:r>
        </w:p>
      </w:docPartBody>
    </w:docPart>
    <w:docPart>
      <w:docPartPr>
        <w:name w:val="3085382F6B224AB5909183F4F917A1F2"/>
        <w:category>
          <w:name w:val="Général"/>
          <w:gallery w:val="placeholder"/>
        </w:category>
        <w:types>
          <w:type w:val="bbPlcHdr"/>
        </w:types>
        <w:behaviors>
          <w:behavior w:val="content"/>
        </w:behaviors>
        <w:guid w:val="{43DCDC08-C53B-4A44-8D27-472B99E4EC0E}"/>
      </w:docPartPr>
      <w:docPartBody>
        <w:p w:rsidR="002D0366" w:rsidRDefault="0008243F" w:rsidP="0008243F">
          <w:pPr>
            <w:pStyle w:val="3085382F6B224AB5909183F4F917A1F2"/>
          </w:pPr>
          <w:r w:rsidRPr="00477C7A">
            <w:rPr>
              <w:rFonts w:ascii="Century Gothic" w:hAnsi="Century Gothic" w:cs="Arial"/>
              <w:sz w:val="18"/>
              <w:szCs w:val="18"/>
              <w:highlight w:val="yellow"/>
            </w:rPr>
            <w:t>[à compléter]</w:t>
          </w:r>
        </w:p>
      </w:docPartBody>
    </w:docPart>
    <w:docPart>
      <w:docPartPr>
        <w:name w:val="41DBE2BE35014DAB8908C9960E55E68D"/>
        <w:category>
          <w:name w:val="Général"/>
          <w:gallery w:val="placeholder"/>
        </w:category>
        <w:types>
          <w:type w:val="bbPlcHdr"/>
        </w:types>
        <w:behaviors>
          <w:behavior w:val="content"/>
        </w:behaviors>
        <w:guid w:val="{78E8A4AD-5ED8-4E09-8146-D7F4BC413A2A}"/>
      </w:docPartPr>
      <w:docPartBody>
        <w:p w:rsidR="002D0366" w:rsidRDefault="0008243F" w:rsidP="0008243F">
          <w:pPr>
            <w:pStyle w:val="41DBE2BE35014DAB8908C9960E55E68D"/>
          </w:pPr>
          <w:r w:rsidRPr="00477C7A">
            <w:rPr>
              <w:rFonts w:ascii="Century Gothic" w:hAnsi="Century Gothic" w:cs="Arial"/>
              <w:b/>
              <w:sz w:val="18"/>
              <w:szCs w:val="18"/>
              <w:highlight w:val="yellow"/>
            </w:rPr>
            <w:t>[à compléter]</w:t>
          </w:r>
        </w:p>
      </w:docPartBody>
    </w:docPart>
    <w:docPart>
      <w:docPartPr>
        <w:name w:val="529A3D88637B4C66AF1A5E07FD2FDBEE"/>
        <w:category>
          <w:name w:val="Général"/>
          <w:gallery w:val="placeholder"/>
        </w:category>
        <w:types>
          <w:type w:val="bbPlcHdr"/>
        </w:types>
        <w:behaviors>
          <w:behavior w:val="content"/>
        </w:behaviors>
        <w:guid w:val="{E60C2EF0-2FCC-4818-B4A8-FE9E413AEECC}"/>
      </w:docPartPr>
      <w:docPartBody>
        <w:p w:rsidR="002D0366" w:rsidRDefault="0008243F" w:rsidP="0008243F">
          <w:pPr>
            <w:pStyle w:val="529A3D88637B4C66AF1A5E07FD2FDBEE"/>
          </w:pPr>
          <w:r w:rsidRPr="00477C7A">
            <w:rPr>
              <w:rFonts w:ascii="Century Gothic" w:hAnsi="Century Gothic" w:cs="Arial"/>
              <w:sz w:val="18"/>
              <w:szCs w:val="18"/>
              <w:highlight w:val="yellow"/>
            </w:rPr>
            <w:t>[à compléter]</w:t>
          </w:r>
        </w:p>
      </w:docPartBody>
    </w:docPart>
    <w:docPart>
      <w:docPartPr>
        <w:name w:val="7CEED741881A461687E4ACF2B1A0C663"/>
        <w:category>
          <w:name w:val="Général"/>
          <w:gallery w:val="placeholder"/>
        </w:category>
        <w:types>
          <w:type w:val="bbPlcHdr"/>
        </w:types>
        <w:behaviors>
          <w:behavior w:val="content"/>
        </w:behaviors>
        <w:guid w:val="{4B03AB32-EB9C-4CF7-AB55-79E5FC9D1CD0}"/>
      </w:docPartPr>
      <w:docPartBody>
        <w:p w:rsidR="002D0366" w:rsidRDefault="0008243F" w:rsidP="0008243F">
          <w:pPr>
            <w:pStyle w:val="7CEED741881A461687E4ACF2B1A0C663"/>
          </w:pPr>
          <w:r w:rsidRPr="00477C7A">
            <w:rPr>
              <w:rFonts w:ascii="Century Gothic" w:hAnsi="Century Gothic" w:cs="Arial"/>
              <w:sz w:val="18"/>
              <w:szCs w:val="18"/>
              <w:highlight w:val="yellow"/>
            </w:rPr>
            <w:t>[à compléter]</w:t>
          </w:r>
        </w:p>
      </w:docPartBody>
    </w:docPart>
    <w:docPart>
      <w:docPartPr>
        <w:name w:val="BBD1E28FEE4A47D8907A234D78FD43CD"/>
        <w:category>
          <w:name w:val="Général"/>
          <w:gallery w:val="placeholder"/>
        </w:category>
        <w:types>
          <w:type w:val="bbPlcHdr"/>
        </w:types>
        <w:behaviors>
          <w:behavior w:val="content"/>
        </w:behaviors>
        <w:guid w:val="{94D2FEE2-0DB7-481A-A030-97F72472B14B}"/>
      </w:docPartPr>
      <w:docPartBody>
        <w:p w:rsidR="002D0366" w:rsidRDefault="0008243F" w:rsidP="0008243F">
          <w:pPr>
            <w:pStyle w:val="BBD1E28FEE4A47D8907A234D78FD43CD"/>
          </w:pPr>
          <w:r w:rsidRPr="00477C7A">
            <w:rPr>
              <w:rFonts w:ascii="Century Gothic" w:hAnsi="Century Gothic" w:cs="Arial"/>
              <w:sz w:val="18"/>
              <w:szCs w:val="18"/>
              <w:highlight w:val="yellow"/>
            </w:rPr>
            <w:t>[à compléter]</w:t>
          </w:r>
        </w:p>
      </w:docPartBody>
    </w:docPart>
    <w:docPart>
      <w:docPartPr>
        <w:name w:val="A9BF48ED891046BE9C3FADF00B93C189"/>
        <w:category>
          <w:name w:val="Général"/>
          <w:gallery w:val="placeholder"/>
        </w:category>
        <w:types>
          <w:type w:val="bbPlcHdr"/>
        </w:types>
        <w:behaviors>
          <w:behavior w:val="content"/>
        </w:behaviors>
        <w:guid w:val="{CC11C51F-587B-4A00-B162-A1FF1BB478CB}"/>
      </w:docPartPr>
      <w:docPartBody>
        <w:p w:rsidR="002D0366" w:rsidRDefault="0008243F" w:rsidP="0008243F">
          <w:pPr>
            <w:pStyle w:val="A9BF48ED891046BE9C3FADF00B93C189"/>
          </w:pPr>
          <w:r w:rsidRPr="00477C7A">
            <w:rPr>
              <w:rFonts w:ascii="Century Gothic" w:hAnsi="Century Gothic" w:cs="Arial"/>
              <w:sz w:val="18"/>
              <w:szCs w:val="18"/>
              <w:highlight w:val="yellow"/>
            </w:rPr>
            <w:t>[à compléter]</w:t>
          </w:r>
        </w:p>
      </w:docPartBody>
    </w:docPart>
    <w:docPart>
      <w:docPartPr>
        <w:name w:val="B012B7496B034095AC540C86F3A48D84"/>
        <w:category>
          <w:name w:val="Général"/>
          <w:gallery w:val="placeholder"/>
        </w:category>
        <w:types>
          <w:type w:val="bbPlcHdr"/>
        </w:types>
        <w:behaviors>
          <w:behavior w:val="content"/>
        </w:behaviors>
        <w:guid w:val="{4BA2316D-C350-41C1-88B1-0689C4AE4F12}"/>
      </w:docPartPr>
      <w:docPartBody>
        <w:p w:rsidR="002D0366" w:rsidRDefault="0008243F" w:rsidP="0008243F">
          <w:pPr>
            <w:pStyle w:val="B012B7496B034095AC540C86F3A48D84"/>
          </w:pPr>
          <w:r w:rsidRPr="00477C7A">
            <w:rPr>
              <w:rFonts w:ascii="Century Gothic" w:hAnsi="Century Gothic" w:cs="Arial"/>
              <w:sz w:val="18"/>
              <w:szCs w:val="18"/>
              <w:highlight w:val="yellow"/>
            </w:rPr>
            <w:t>[à compléter]</w:t>
          </w:r>
        </w:p>
      </w:docPartBody>
    </w:docPart>
    <w:docPart>
      <w:docPartPr>
        <w:name w:val="DB87EB7F057449A4B92E73D0E5019C44"/>
        <w:category>
          <w:name w:val="Général"/>
          <w:gallery w:val="placeholder"/>
        </w:category>
        <w:types>
          <w:type w:val="bbPlcHdr"/>
        </w:types>
        <w:behaviors>
          <w:behavior w:val="content"/>
        </w:behaviors>
        <w:guid w:val="{42DD1BA0-F245-439D-8865-967C3B5E52D9}"/>
      </w:docPartPr>
      <w:docPartBody>
        <w:p w:rsidR="002D0366" w:rsidRDefault="0008243F" w:rsidP="0008243F">
          <w:pPr>
            <w:pStyle w:val="DB87EB7F057449A4B92E73D0E5019C44"/>
          </w:pPr>
          <w:r w:rsidRPr="00477C7A">
            <w:rPr>
              <w:rFonts w:ascii="Century Gothic" w:hAnsi="Century Gothic" w:cs="Arial"/>
              <w:sz w:val="18"/>
              <w:szCs w:val="18"/>
              <w:highlight w:val="yellow"/>
            </w:rPr>
            <w:t>[à compléter]</w:t>
          </w:r>
        </w:p>
      </w:docPartBody>
    </w:docPart>
    <w:docPart>
      <w:docPartPr>
        <w:name w:val="2C872B1558BF4D04A2CE5F0238398B57"/>
        <w:category>
          <w:name w:val="Général"/>
          <w:gallery w:val="placeholder"/>
        </w:category>
        <w:types>
          <w:type w:val="bbPlcHdr"/>
        </w:types>
        <w:behaviors>
          <w:behavior w:val="content"/>
        </w:behaviors>
        <w:guid w:val="{6CEF1817-C800-4A00-B03D-05E2925D2D02}"/>
      </w:docPartPr>
      <w:docPartBody>
        <w:p w:rsidR="002D0366" w:rsidRDefault="0008243F" w:rsidP="0008243F">
          <w:pPr>
            <w:pStyle w:val="2C872B1558BF4D04A2CE5F0238398B57"/>
          </w:pPr>
          <w:r w:rsidRPr="00477C7A">
            <w:rPr>
              <w:rFonts w:ascii="Century Gothic" w:hAnsi="Century Gothic" w:cs="Arial"/>
              <w:sz w:val="18"/>
              <w:szCs w:val="18"/>
              <w:highlight w:val="yellow"/>
            </w:rPr>
            <w:t>[à compléter]</w:t>
          </w:r>
        </w:p>
      </w:docPartBody>
    </w:docPart>
    <w:docPart>
      <w:docPartPr>
        <w:name w:val="0A22F4F22BD4492BB02328E3DFF0363E"/>
        <w:category>
          <w:name w:val="Général"/>
          <w:gallery w:val="placeholder"/>
        </w:category>
        <w:types>
          <w:type w:val="bbPlcHdr"/>
        </w:types>
        <w:behaviors>
          <w:behavior w:val="content"/>
        </w:behaviors>
        <w:guid w:val="{2447AC73-65D5-4BF0-88F1-593578ED4725}"/>
      </w:docPartPr>
      <w:docPartBody>
        <w:p w:rsidR="002D0366" w:rsidRDefault="0008243F" w:rsidP="0008243F">
          <w:pPr>
            <w:pStyle w:val="0A22F4F22BD4492BB02328E3DFF0363E"/>
          </w:pPr>
          <w:r w:rsidRPr="00477C7A">
            <w:rPr>
              <w:rFonts w:ascii="Century Gothic" w:hAnsi="Century Gothic" w:cs="Arial"/>
              <w:sz w:val="18"/>
              <w:szCs w:val="18"/>
              <w:highlight w:val="yellow"/>
            </w:rPr>
            <w:t>[à compléter]</w:t>
          </w:r>
        </w:p>
      </w:docPartBody>
    </w:docPart>
    <w:docPart>
      <w:docPartPr>
        <w:name w:val="347FCB9D981E4432B32DCC58CAC56738"/>
        <w:category>
          <w:name w:val="Général"/>
          <w:gallery w:val="placeholder"/>
        </w:category>
        <w:types>
          <w:type w:val="bbPlcHdr"/>
        </w:types>
        <w:behaviors>
          <w:behavior w:val="content"/>
        </w:behaviors>
        <w:guid w:val="{C029077F-2C4F-458A-8863-4156FF5F15B2}"/>
      </w:docPartPr>
      <w:docPartBody>
        <w:p w:rsidR="002D0366" w:rsidRDefault="0008243F" w:rsidP="0008243F">
          <w:pPr>
            <w:pStyle w:val="347FCB9D981E4432B32DCC58CAC56738"/>
          </w:pPr>
          <w:r w:rsidRPr="00477C7A">
            <w:rPr>
              <w:rFonts w:ascii="Century Gothic" w:hAnsi="Century Gothic" w:cs="Arial"/>
              <w:sz w:val="18"/>
              <w:szCs w:val="18"/>
              <w:highlight w:val="yellow"/>
            </w:rPr>
            <w:t>[à compléter]</w:t>
          </w:r>
        </w:p>
      </w:docPartBody>
    </w:docPart>
    <w:docPart>
      <w:docPartPr>
        <w:name w:val="BCEC915123C24C80875546C94648AAC2"/>
        <w:category>
          <w:name w:val="Général"/>
          <w:gallery w:val="placeholder"/>
        </w:category>
        <w:types>
          <w:type w:val="bbPlcHdr"/>
        </w:types>
        <w:behaviors>
          <w:behavior w:val="content"/>
        </w:behaviors>
        <w:guid w:val="{87A09FF1-EDC0-4196-9165-F1503404EB90}"/>
      </w:docPartPr>
      <w:docPartBody>
        <w:p w:rsidR="002D0366" w:rsidRDefault="0008243F" w:rsidP="0008243F">
          <w:pPr>
            <w:pStyle w:val="BCEC915123C24C80875546C94648AAC2"/>
          </w:pPr>
          <w:r w:rsidRPr="00D62EBA">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99"/>
    <w:rsid w:val="000000B6"/>
    <w:rsid w:val="0005368B"/>
    <w:rsid w:val="0008243F"/>
    <w:rsid w:val="000830D3"/>
    <w:rsid w:val="000A1D8C"/>
    <w:rsid w:val="000C0C65"/>
    <w:rsid w:val="0011501A"/>
    <w:rsid w:val="00286EAF"/>
    <w:rsid w:val="002D0366"/>
    <w:rsid w:val="00354770"/>
    <w:rsid w:val="00395475"/>
    <w:rsid w:val="003C0FCC"/>
    <w:rsid w:val="004911B9"/>
    <w:rsid w:val="005117ED"/>
    <w:rsid w:val="005218AD"/>
    <w:rsid w:val="005224DA"/>
    <w:rsid w:val="0058672C"/>
    <w:rsid w:val="00601D38"/>
    <w:rsid w:val="006024B8"/>
    <w:rsid w:val="00633AB9"/>
    <w:rsid w:val="006772C4"/>
    <w:rsid w:val="006C6E0D"/>
    <w:rsid w:val="006D591A"/>
    <w:rsid w:val="008074BF"/>
    <w:rsid w:val="00823BB9"/>
    <w:rsid w:val="00892E30"/>
    <w:rsid w:val="008F7D7A"/>
    <w:rsid w:val="009056A7"/>
    <w:rsid w:val="00912BF2"/>
    <w:rsid w:val="00A06CE2"/>
    <w:rsid w:val="00A1191D"/>
    <w:rsid w:val="00A324AF"/>
    <w:rsid w:val="00A37616"/>
    <w:rsid w:val="00A80399"/>
    <w:rsid w:val="00AE7952"/>
    <w:rsid w:val="00B0327E"/>
    <w:rsid w:val="00B2594F"/>
    <w:rsid w:val="00BA2496"/>
    <w:rsid w:val="00C91E3E"/>
    <w:rsid w:val="00D11DC9"/>
    <w:rsid w:val="00D576F6"/>
    <w:rsid w:val="00DC6C08"/>
    <w:rsid w:val="00E049AD"/>
    <w:rsid w:val="00EC1ACC"/>
    <w:rsid w:val="00F01497"/>
    <w:rsid w:val="00F32E92"/>
    <w:rsid w:val="00F8431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8243F"/>
    <w:rPr>
      <w:color w:val="808080"/>
    </w:rPr>
  </w:style>
  <w:style w:type="paragraph" w:customStyle="1" w:styleId="F0363999650741CABB1198F13CCE6A37">
    <w:name w:val="F0363999650741CABB1198F13CCE6A37"/>
    <w:rsid w:val="00601D38"/>
  </w:style>
  <w:style w:type="paragraph" w:customStyle="1" w:styleId="4E8130FAF57D42D29BB325645A0FF41C1">
    <w:name w:val="4E8130FAF57D42D29BB325645A0FF41C1"/>
    <w:rsid w:val="006772C4"/>
    <w:pPr>
      <w:spacing w:after="0" w:line="240" w:lineRule="auto"/>
    </w:pPr>
    <w:rPr>
      <w:rFonts w:ascii="Times New Roman" w:eastAsia="Times New Roman" w:hAnsi="Times New Roman" w:cs="Times New Roman"/>
      <w:sz w:val="24"/>
      <w:szCs w:val="24"/>
    </w:rPr>
  </w:style>
  <w:style w:type="paragraph" w:customStyle="1" w:styleId="7C352D1BE5964DDDB313A6FF2A4127DE">
    <w:name w:val="7C352D1BE5964DDDB313A6FF2A4127DE"/>
    <w:rsid w:val="006772C4"/>
    <w:pPr>
      <w:spacing w:after="0" w:line="240" w:lineRule="auto"/>
    </w:pPr>
    <w:rPr>
      <w:rFonts w:ascii="Times New Roman" w:eastAsia="Times New Roman" w:hAnsi="Times New Roman" w:cs="Times New Roman"/>
      <w:sz w:val="24"/>
      <w:szCs w:val="24"/>
    </w:rPr>
  </w:style>
  <w:style w:type="paragraph" w:customStyle="1" w:styleId="7F439636D32F4586BBFDA0014CA3DE731">
    <w:name w:val="7F439636D32F4586BBFDA0014CA3DE731"/>
    <w:rsid w:val="0008243F"/>
    <w:pPr>
      <w:spacing w:after="0" w:line="240" w:lineRule="auto"/>
    </w:pPr>
    <w:rPr>
      <w:rFonts w:ascii="Times New Roman" w:eastAsia="Times New Roman" w:hAnsi="Times New Roman" w:cs="Times New Roman"/>
      <w:sz w:val="24"/>
      <w:szCs w:val="24"/>
    </w:rPr>
  </w:style>
  <w:style w:type="paragraph" w:customStyle="1" w:styleId="6E5EBB65F9EB401B8EE8E68C59B503822">
    <w:name w:val="6E5EBB65F9EB401B8EE8E68C59B503822"/>
    <w:rsid w:val="0008243F"/>
    <w:pPr>
      <w:spacing w:after="0" w:line="240" w:lineRule="auto"/>
    </w:pPr>
    <w:rPr>
      <w:rFonts w:ascii="Times New Roman" w:eastAsia="Times New Roman" w:hAnsi="Times New Roman" w:cs="Times New Roman"/>
      <w:sz w:val="24"/>
      <w:szCs w:val="24"/>
    </w:rPr>
  </w:style>
  <w:style w:type="paragraph" w:customStyle="1" w:styleId="4A879A26366F452B91AAC12A1B03825B2">
    <w:name w:val="4A879A26366F452B91AAC12A1B03825B2"/>
    <w:rsid w:val="0008243F"/>
    <w:pPr>
      <w:spacing w:after="0" w:line="240" w:lineRule="auto"/>
    </w:pPr>
    <w:rPr>
      <w:rFonts w:ascii="Times New Roman" w:eastAsia="Times New Roman" w:hAnsi="Times New Roman" w:cs="Times New Roman"/>
      <w:sz w:val="24"/>
      <w:szCs w:val="24"/>
    </w:rPr>
  </w:style>
  <w:style w:type="paragraph" w:customStyle="1" w:styleId="10A6141416BA4F73850277A4FC2E33472">
    <w:name w:val="10A6141416BA4F73850277A4FC2E33472"/>
    <w:rsid w:val="0008243F"/>
    <w:pPr>
      <w:spacing w:after="0" w:line="240" w:lineRule="auto"/>
    </w:pPr>
    <w:rPr>
      <w:rFonts w:ascii="Times New Roman" w:eastAsia="Times New Roman" w:hAnsi="Times New Roman" w:cs="Times New Roman"/>
      <w:sz w:val="24"/>
      <w:szCs w:val="24"/>
    </w:rPr>
  </w:style>
  <w:style w:type="paragraph" w:customStyle="1" w:styleId="C4EA355DA82B41608F2D2C937B21EEBD">
    <w:name w:val="C4EA355DA82B41608F2D2C937B21EEBD"/>
    <w:rsid w:val="006772C4"/>
    <w:pPr>
      <w:spacing w:after="0" w:line="240" w:lineRule="auto"/>
    </w:pPr>
    <w:rPr>
      <w:rFonts w:ascii="Times New Roman" w:eastAsia="Times New Roman" w:hAnsi="Times New Roman" w:cs="Times New Roman"/>
      <w:sz w:val="24"/>
      <w:szCs w:val="24"/>
    </w:rPr>
  </w:style>
  <w:style w:type="paragraph" w:customStyle="1" w:styleId="371E4CE1E2E64C358E4DC916A683CDDF">
    <w:name w:val="371E4CE1E2E64C358E4DC916A683CDDF"/>
    <w:rsid w:val="006772C4"/>
    <w:pPr>
      <w:spacing w:after="0" w:line="240" w:lineRule="auto"/>
    </w:pPr>
    <w:rPr>
      <w:rFonts w:ascii="Times New Roman" w:eastAsia="Times New Roman" w:hAnsi="Times New Roman" w:cs="Times New Roman"/>
      <w:sz w:val="24"/>
      <w:szCs w:val="24"/>
    </w:rPr>
  </w:style>
  <w:style w:type="paragraph" w:customStyle="1" w:styleId="E32909F10313433C83925BCF168F1380">
    <w:name w:val="E32909F10313433C83925BCF168F1380"/>
    <w:rsid w:val="006772C4"/>
    <w:pPr>
      <w:spacing w:after="0" w:line="240" w:lineRule="auto"/>
    </w:pPr>
    <w:rPr>
      <w:rFonts w:ascii="Times New Roman" w:eastAsia="Times New Roman" w:hAnsi="Times New Roman" w:cs="Times New Roman"/>
      <w:sz w:val="24"/>
      <w:szCs w:val="24"/>
    </w:rPr>
  </w:style>
  <w:style w:type="paragraph" w:customStyle="1" w:styleId="B1692B45215943C28C28511E4AE2B25F2">
    <w:name w:val="B1692B45215943C28C28511E4AE2B25F2"/>
    <w:rsid w:val="0008243F"/>
    <w:pPr>
      <w:spacing w:after="0" w:line="240" w:lineRule="auto"/>
    </w:pPr>
    <w:rPr>
      <w:rFonts w:ascii="Times New Roman" w:eastAsia="Times New Roman" w:hAnsi="Times New Roman" w:cs="Times New Roman"/>
      <w:sz w:val="24"/>
      <w:szCs w:val="24"/>
    </w:rPr>
  </w:style>
  <w:style w:type="paragraph" w:customStyle="1" w:styleId="15FC236266724591AF075446618EE26A2">
    <w:name w:val="15FC236266724591AF075446618EE26A2"/>
    <w:rsid w:val="0008243F"/>
    <w:pPr>
      <w:spacing w:after="0" w:line="240" w:lineRule="auto"/>
    </w:pPr>
    <w:rPr>
      <w:rFonts w:ascii="Times New Roman" w:eastAsia="Times New Roman" w:hAnsi="Times New Roman" w:cs="Times New Roman"/>
      <w:sz w:val="24"/>
      <w:szCs w:val="24"/>
    </w:rPr>
  </w:style>
  <w:style w:type="paragraph" w:customStyle="1" w:styleId="D915FC22D0D84796985550184BE7E9BF2">
    <w:name w:val="D915FC22D0D84796985550184BE7E9BF2"/>
    <w:rsid w:val="0008243F"/>
    <w:pPr>
      <w:spacing w:after="0" w:line="240" w:lineRule="auto"/>
    </w:pPr>
    <w:rPr>
      <w:rFonts w:ascii="Times New Roman" w:eastAsia="Times New Roman" w:hAnsi="Times New Roman" w:cs="Times New Roman"/>
      <w:sz w:val="24"/>
      <w:szCs w:val="24"/>
    </w:rPr>
  </w:style>
  <w:style w:type="paragraph" w:customStyle="1" w:styleId="8EBA2BB669704AB8B82594CEC05526862">
    <w:name w:val="8EBA2BB669704AB8B82594CEC05526862"/>
    <w:rsid w:val="0008243F"/>
    <w:pPr>
      <w:spacing w:after="0" w:line="240" w:lineRule="auto"/>
    </w:pPr>
    <w:rPr>
      <w:rFonts w:ascii="Times New Roman" w:eastAsia="Times New Roman" w:hAnsi="Times New Roman" w:cs="Times New Roman"/>
      <w:sz w:val="24"/>
      <w:szCs w:val="24"/>
    </w:rPr>
  </w:style>
  <w:style w:type="paragraph" w:customStyle="1" w:styleId="CD227FE1C55544DAA371781E3DF52B412">
    <w:name w:val="CD227FE1C55544DAA371781E3DF52B412"/>
    <w:rsid w:val="0008243F"/>
    <w:pPr>
      <w:spacing w:after="0" w:line="240" w:lineRule="auto"/>
    </w:pPr>
    <w:rPr>
      <w:rFonts w:ascii="Times New Roman" w:eastAsia="Times New Roman" w:hAnsi="Times New Roman" w:cs="Times New Roman"/>
      <w:sz w:val="24"/>
      <w:szCs w:val="24"/>
    </w:rPr>
  </w:style>
  <w:style w:type="paragraph" w:customStyle="1" w:styleId="99F9BA0E4F804B6AB07F4D8AA743ACA22">
    <w:name w:val="99F9BA0E4F804B6AB07F4D8AA743ACA22"/>
    <w:rsid w:val="0008243F"/>
    <w:pPr>
      <w:spacing w:after="0" w:line="240" w:lineRule="auto"/>
    </w:pPr>
    <w:rPr>
      <w:rFonts w:ascii="Times New Roman" w:eastAsia="Times New Roman" w:hAnsi="Times New Roman" w:cs="Times New Roman"/>
      <w:sz w:val="24"/>
      <w:szCs w:val="24"/>
    </w:rPr>
  </w:style>
  <w:style w:type="paragraph" w:customStyle="1" w:styleId="0039AB62884A4483AF4E6580582ABEE42">
    <w:name w:val="0039AB62884A4483AF4E6580582ABEE42"/>
    <w:rsid w:val="0008243F"/>
    <w:pPr>
      <w:spacing w:after="0" w:line="240" w:lineRule="auto"/>
    </w:pPr>
    <w:rPr>
      <w:rFonts w:ascii="Times New Roman" w:eastAsia="Times New Roman" w:hAnsi="Times New Roman" w:cs="Times New Roman"/>
      <w:sz w:val="24"/>
      <w:szCs w:val="24"/>
    </w:rPr>
  </w:style>
  <w:style w:type="paragraph" w:customStyle="1" w:styleId="5A8363E4C8534966BF215285593584C92">
    <w:name w:val="5A8363E4C8534966BF215285593584C92"/>
    <w:rsid w:val="0008243F"/>
    <w:pPr>
      <w:spacing w:after="0" w:line="240" w:lineRule="auto"/>
    </w:pPr>
    <w:rPr>
      <w:rFonts w:ascii="Times New Roman" w:eastAsia="Times New Roman" w:hAnsi="Times New Roman" w:cs="Times New Roman"/>
      <w:sz w:val="24"/>
      <w:szCs w:val="24"/>
    </w:rPr>
  </w:style>
  <w:style w:type="paragraph" w:customStyle="1" w:styleId="BAF71AD52F8A4F868C7C8C813D26297A2">
    <w:name w:val="BAF71AD52F8A4F868C7C8C813D26297A2"/>
    <w:rsid w:val="0008243F"/>
    <w:pPr>
      <w:spacing w:after="0" w:line="240" w:lineRule="auto"/>
    </w:pPr>
    <w:rPr>
      <w:rFonts w:ascii="Times New Roman" w:eastAsia="Times New Roman" w:hAnsi="Times New Roman" w:cs="Times New Roman"/>
      <w:sz w:val="24"/>
      <w:szCs w:val="24"/>
    </w:rPr>
  </w:style>
  <w:style w:type="paragraph" w:customStyle="1" w:styleId="A467403C8E6143989EEDAAD2005891182">
    <w:name w:val="A467403C8E6143989EEDAAD2005891182"/>
    <w:rsid w:val="0008243F"/>
    <w:pPr>
      <w:spacing w:after="0" w:line="240" w:lineRule="auto"/>
    </w:pPr>
    <w:rPr>
      <w:rFonts w:ascii="Times New Roman" w:eastAsia="Times New Roman" w:hAnsi="Times New Roman" w:cs="Times New Roman"/>
      <w:sz w:val="24"/>
      <w:szCs w:val="24"/>
    </w:rPr>
  </w:style>
  <w:style w:type="paragraph" w:customStyle="1" w:styleId="06F27DB5FFD6451E80163E2B75B474062">
    <w:name w:val="06F27DB5FFD6451E80163E2B75B474062"/>
    <w:rsid w:val="0008243F"/>
    <w:pPr>
      <w:spacing w:after="0" w:line="240" w:lineRule="auto"/>
    </w:pPr>
    <w:rPr>
      <w:rFonts w:ascii="Times New Roman" w:eastAsia="Times New Roman" w:hAnsi="Times New Roman" w:cs="Times New Roman"/>
      <w:sz w:val="24"/>
      <w:szCs w:val="24"/>
    </w:rPr>
  </w:style>
  <w:style w:type="paragraph" w:customStyle="1" w:styleId="36F74662D0D548CC9844DB3C63D760E72">
    <w:name w:val="36F74662D0D548CC9844DB3C63D760E72"/>
    <w:rsid w:val="0008243F"/>
    <w:pPr>
      <w:spacing w:after="0" w:line="240" w:lineRule="auto"/>
    </w:pPr>
    <w:rPr>
      <w:rFonts w:ascii="Times New Roman" w:eastAsia="Times New Roman" w:hAnsi="Times New Roman" w:cs="Times New Roman"/>
      <w:sz w:val="24"/>
      <w:szCs w:val="24"/>
    </w:rPr>
  </w:style>
  <w:style w:type="paragraph" w:customStyle="1" w:styleId="CDC3205310074C3DB33795FBDF531D5D2">
    <w:name w:val="CDC3205310074C3DB33795FBDF531D5D2"/>
    <w:rsid w:val="0008243F"/>
    <w:pPr>
      <w:spacing w:after="0" w:line="240" w:lineRule="auto"/>
    </w:pPr>
    <w:rPr>
      <w:rFonts w:ascii="Times New Roman" w:eastAsia="Times New Roman" w:hAnsi="Times New Roman" w:cs="Times New Roman"/>
      <w:sz w:val="24"/>
      <w:szCs w:val="24"/>
    </w:rPr>
  </w:style>
  <w:style w:type="paragraph" w:customStyle="1" w:styleId="59FBD58ED00F4D13ABD618B126A2D60A2">
    <w:name w:val="59FBD58ED00F4D13ABD618B126A2D60A2"/>
    <w:rsid w:val="0008243F"/>
    <w:pPr>
      <w:spacing w:after="0" w:line="240" w:lineRule="auto"/>
    </w:pPr>
    <w:rPr>
      <w:rFonts w:ascii="Times New Roman" w:eastAsia="Times New Roman" w:hAnsi="Times New Roman" w:cs="Times New Roman"/>
      <w:sz w:val="24"/>
      <w:szCs w:val="24"/>
    </w:rPr>
  </w:style>
  <w:style w:type="paragraph" w:customStyle="1" w:styleId="6B5D12744E344A84BCEBA39F248061A92">
    <w:name w:val="6B5D12744E344A84BCEBA39F248061A92"/>
    <w:rsid w:val="0008243F"/>
    <w:pPr>
      <w:spacing w:after="0" w:line="240" w:lineRule="auto"/>
    </w:pPr>
    <w:rPr>
      <w:rFonts w:ascii="Times New Roman" w:eastAsia="Times New Roman" w:hAnsi="Times New Roman" w:cs="Times New Roman"/>
      <w:sz w:val="24"/>
      <w:szCs w:val="24"/>
    </w:rPr>
  </w:style>
  <w:style w:type="paragraph" w:customStyle="1" w:styleId="2E1121BC002241C1BD7857336AA5DC012">
    <w:name w:val="2E1121BC002241C1BD7857336AA5DC012"/>
    <w:rsid w:val="0008243F"/>
    <w:pPr>
      <w:spacing w:after="0" w:line="240" w:lineRule="auto"/>
    </w:pPr>
    <w:rPr>
      <w:rFonts w:ascii="Times New Roman" w:eastAsia="Times New Roman" w:hAnsi="Times New Roman" w:cs="Times New Roman"/>
      <w:sz w:val="24"/>
      <w:szCs w:val="24"/>
    </w:rPr>
  </w:style>
  <w:style w:type="paragraph" w:customStyle="1" w:styleId="C78810248EAC4A8A88D3D54FE94CAAFE2">
    <w:name w:val="C78810248EAC4A8A88D3D54FE94CAAFE2"/>
    <w:rsid w:val="0008243F"/>
    <w:pPr>
      <w:spacing w:after="0" w:line="240" w:lineRule="auto"/>
    </w:pPr>
    <w:rPr>
      <w:rFonts w:ascii="Times New Roman" w:eastAsia="Times New Roman" w:hAnsi="Times New Roman" w:cs="Times New Roman"/>
      <w:sz w:val="24"/>
      <w:szCs w:val="24"/>
    </w:rPr>
  </w:style>
  <w:style w:type="paragraph" w:customStyle="1" w:styleId="31EC45BD109841B2B7F9FC2F11FDC4E72">
    <w:name w:val="31EC45BD109841B2B7F9FC2F11FDC4E72"/>
    <w:rsid w:val="0008243F"/>
    <w:pPr>
      <w:spacing w:after="0" w:line="240" w:lineRule="auto"/>
    </w:pPr>
    <w:rPr>
      <w:rFonts w:ascii="Times New Roman" w:eastAsia="Times New Roman" w:hAnsi="Times New Roman" w:cs="Times New Roman"/>
      <w:sz w:val="24"/>
      <w:szCs w:val="24"/>
    </w:rPr>
  </w:style>
  <w:style w:type="paragraph" w:customStyle="1" w:styleId="29A46DBCFDC344939DC23E9C4D0423A42">
    <w:name w:val="29A46DBCFDC344939DC23E9C4D0423A42"/>
    <w:rsid w:val="0008243F"/>
    <w:pPr>
      <w:spacing w:after="0" w:line="240" w:lineRule="auto"/>
    </w:pPr>
    <w:rPr>
      <w:rFonts w:ascii="Times New Roman" w:eastAsia="Times New Roman" w:hAnsi="Times New Roman" w:cs="Times New Roman"/>
      <w:sz w:val="24"/>
      <w:szCs w:val="24"/>
    </w:rPr>
  </w:style>
  <w:style w:type="paragraph" w:customStyle="1" w:styleId="A59E88CB5F8649FBA13ACB2371EAC0F02">
    <w:name w:val="A59E88CB5F8649FBA13ACB2371EAC0F02"/>
    <w:rsid w:val="0008243F"/>
    <w:pPr>
      <w:spacing w:after="0" w:line="240" w:lineRule="auto"/>
    </w:pPr>
    <w:rPr>
      <w:rFonts w:ascii="Times New Roman" w:eastAsia="Times New Roman" w:hAnsi="Times New Roman" w:cs="Times New Roman"/>
      <w:sz w:val="24"/>
      <w:szCs w:val="24"/>
    </w:rPr>
  </w:style>
  <w:style w:type="paragraph" w:customStyle="1" w:styleId="FEF951C096F94D07845E4F82022203A32">
    <w:name w:val="FEF951C096F94D07845E4F82022203A32"/>
    <w:rsid w:val="0008243F"/>
    <w:pPr>
      <w:spacing w:after="0" w:line="240" w:lineRule="auto"/>
    </w:pPr>
    <w:rPr>
      <w:rFonts w:ascii="Times New Roman" w:eastAsia="Times New Roman" w:hAnsi="Times New Roman" w:cs="Times New Roman"/>
      <w:sz w:val="24"/>
      <w:szCs w:val="24"/>
    </w:rPr>
  </w:style>
  <w:style w:type="paragraph" w:customStyle="1" w:styleId="1A8B9C611EC04A2587A699B32B737CA02">
    <w:name w:val="1A8B9C611EC04A2587A699B32B737CA02"/>
    <w:rsid w:val="0008243F"/>
    <w:pPr>
      <w:spacing w:after="0" w:line="240" w:lineRule="auto"/>
    </w:pPr>
    <w:rPr>
      <w:rFonts w:ascii="Times New Roman" w:eastAsia="Times New Roman" w:hAnsi="Times New Roman" w:cs="Times New Roman"/>
      <w:sz w:val="24"/>
      <w:szCs w:val="24"/>
    </w:rPr>
  </w:style>
  <w:style w:type="paragraph" w:customStyle="1" w:styleId="F040F76350994299820434F1320F3A9B2">
    <w:name w:val="F040F76350994299820434F1320F3A9B2"/>
    <w:rsid w:val="0008243F"/>
    <w:pPr>
      <w:spacing w:after="0" w:line="240" w:lineRule="auto"/>
    </w:pPr>
    <w:rPr>
      <w:rFonts w:ascii="Times New Roman" w:eastAsia="Times New Roman" w:hAnsi="Times New Roman" w:cs="Times New Roman"/>
      <w:sz w:val="24"/>
      <w:szCs w:val="24"/>
    </w:rPr>
  </w:style>
  <w:style w:type="paragraph" w:customStyle="1" w:styleId="C0108011A92146529084E1CDE8E469DC2">
    <w:name w:val="C0108011A92146529084E1CDE8E469DC2"/>
    <w:rsid w:val="0008243F"/>
    <w:pPr>
      <w:spacing w:after="0" w:line="240" w:lineRule="auto"/>
    </w:pPr>
    <w:rPr>
      <w:rFonts w:ascii="Times New Roman" w:eastAsia="Times New Roman" w:hAnsi="Times New Roman" w:cs="Times New Roman"/>
      <w:sz w:val="24"/>
      <w:szCs w:val="24"/>
    </w:rPr>
  </w:style>
  <w:style w:type="paragraph" w:customStyle="1" w:styleId="9DF17E9FEB9244189071F0C8685AFEF42">
    <w:name w:val="9DF17E9FEB9244189071F0C8685AFEF42"/>
    <w:rsid w:val="0008243F"/>
    <w:pPr>
      <w:spacing w:after="0" w:line="240" w:lineRule="auto"/>
    </w:pPr>
    <w:rPr>
      <w:rFonts w:ascii="Times New Roman" w:eastAsia="Times New Roman" w:hAnsi="Times New Roman" w:cs="Times New Roman"/>
      <w:sz w:val="24"/>
      <w:szCs w:val="24"/>
    </w:rPr>
  </w:style>
  <w:style w:type="paragraph" w:customStyle="1" w:styleId="FBE531F38CED4A8383DC8084AAD00F022">
    <w:name w:val="FBE531F38CED4A8383DC8084AAD00F022"/>
    <w:rsid w:val="0008243F"/>
    <w:pPr>
      <w:spacing w:after="0" w:line="240" w:lineRule="auto"/>
    </w:pPr>
    <w:rPr>
      <w:rFonts w:ascii="Times New Roman" w:eastAsia="Times New Roman" w:hAnsi="Times New Roman" w:cs="Times New Roman"/>
      <w:sz w:val="24"/>
      <w:szCs w:val="24"/>
    </w:rPr>
  </w:style>
  <w:style w:type="paragraph" w:customStyle="1" w:styleId="46502E9BD5B249E4B1E9C230B289B70C2">
    <w:name w:val="46502E9BD5B249E4B1E9C230B289B70C2"/>
    <w:rsid w:val="0008243F"/>
    <w:pPr>
      <w:spacing w:after="0" w:line="240" w:lineRule="auto"/>
    </w:pPr>
    <w:rPr>
      <w:rFonts w:ascii="Times New Roman" w:eastAsia="Times New Roman" w:hAnsi="Times New Roman" w:cs="Times New Roman"/>
      <w:sz w:val="24"/>
      <w:szCs w:val="24"/>
    </w:rPr>
  </w:style>
  <w:style w:type="paragraph" w:customStyle="1" w:styleId="42F443A2743941FB888B63A878A1E0832">
    <w:name w:val="42F443A2743941FB888B63A878A1E0832"/>
    <w:rsid w:val="0008243F"/>
    <w:pPr>
      <w:spacing w:after="0" w:line="240" w:lineRule="auto"/>
    </w:pPr>
    <w:rPr>
      <w:rFonts w:ascii="Times New Roman" w:eastAsia="Times New Roman" w:hAnsi="Times New Roman" w:cs="Times New Roman"/>
      <w:sz w:val="24"/>
      <w:szCs w:val="24"/>
    </w:rPr>
  </w:style>
  <w:style w:type="paragraph" w:customStyle="1" w:styleId="B45C4222F7AA4788AAE58E61750FD99C2">
    <w:name w:val="B45C4222F7AA4788AAE58E61750FD99C2"/>
    <w:rsid w:val="0008243F"/>
    <w:pPr>
      <w:spacing w:after="0" w:line="240" w:lineRule="auto"/>
    </w:pPr>
    <w:rPr>
      <w:rFonts w:ascii="Times New Roman" w:eastAsia="Times New Roman" w:hAnsi="Times New Roman" w:cs="Times New Roman"/>
      <w:sz w:val="24"/>
      <w:szCs w:val="24"/>
    </w:rPr>
  </w:style>
  <w:style w:type="paragraph" w:customStyle="1" w:styleId="26FEF4BC1FB1443995E7EF506C113FAD2">
    <w:name w:val="26FEF4BC1FB1443995E7EF506C113FAD2"/>
    <w:rsid w:val="0008243F"/>
    <w:pPr>
      <w:spacing w:after="0" w:line="240" w:lineRule="auto"/>
    </w:pPr>
    <w:rPr>
      <w:rFonts w:ascii="Times New Roman" w:eastAsia="Times New Roman" w:hAnsi="Times New Roman" w:cs="Times New Roman"/>
      <w:sz w:val="24"/>
      <w:szCs w:val="24"/>
    </w:rPr>
  </w:style>
  <w:style w:type="paragraph" w:customStyle="1" w:styleId="008EA7D04030486CAACF6F8B7972394B2">
    <w:name w:val="008EA7D04030486CAACF6F8B7972394B2"/>
    <w:rsid w:val="0008243F"/>
    <w:pPr>
      <w:spacing w:after="0" w:line="240" w:lineRule="auto"/>
    </w:pPr>
    <w:rPr>
      <w:rFonts w:ascii="Times New Roman" w:eastAsia="Times New Roman" w:hAnsi="Times New Roman" w:cs="Times New Roman"/>
      <w:sz w:val="24"/>
      <w:szCs w:val="24"/>
    </w:rPr>
  </w:style>
  <w:style w:type="paragraph" w:customStyle="1" w:styleId="1D0392CFB8DD43B4821B96EC470DDA952">
    <w:name w:val="1D0392CFB8DD43B4821B96EC470DDA952"/>
    <w:rsid w:val="0008243F"/>
    <w:pPr>
      <w:spacing w:after="0" w:line="240" w:lineRule="auto"/>
    </w:pPr>
    <w:rPr>
      <w:rFonts w:ascii="Times New Roman" w:eastAsia="Times New Roman" w:hAnsi="Times New Roman" w:cs="Times New Roman"/>
      <w:sz w:val="24"/>
      <w:szCs w:val="24"/>
    </w:rPr>
  </w:style>
  <w:style w:type="paragraph" w:customStyle="1" w:styleId="92D42D9F15554CEFA29BB59554577770">
    <w:name w:val="92D42D9F15554CEFA29BB59554577770"/>
    <w:rsid w:val="0008243F"/>
    <w:pPr>
      <w:spacing w:line="278" w:lineRule="auto"/>
    </w:pPr>
    <w:rPr>
      <w:kern w:val="2"/>
      <w:sz w:val="24"/>
      <w:szCs w:val="24"/>
      <w14:ligatures w14:val="standardContextual"/>
    </w:rPr>
  </w:style>
  <w:style w:type="paragraph" w:customStyle="1" w:styleId="E23130C9FBC4488AAA33B864DEE0CE3D">
    <w:name w:val="E23130C9FBC4488AAA33B864DEE0CE3D"/>
    <w:rsid w:val="0008243F"/>
    <w:pPr>
      <w:spacing w:line="278" w:lineRule="auto"/>
    </w:pPr>
    <w:rPr>
      <w:kern w:val="2"/>
      <w:sz w:val="24"/>
      <w:szCs w:val="24"/>
      <w14:ligatures w14:val="standardContextual"/>
    </w:rPr>
  </w:style>
  <w:style w:type="paragraph" w:customStyle="1" w:styleId="D660667CE10F43A5933DF3042FD89034">
    <w:name w:val="D660667CE10F43A5933DF3042FD89034"/>
    <w:rsid w:val="0008243F"/>
    <w:pPr>
      <w:spacing w:line="278" w:lineRule="auto"/>
    </w:pPr>
    <w:rPr>
      <w:kern w:val="2"/>
      <w:sz w:val="24"/>
      <w:szCs w:val="24"/>
      <w14:ligatures w14:val="standardContextual"/>
    </w:rPr>
  </w:style>
  <w:style w:type="paragraph" w:customStyle="1" w:styleId="E81E77C103FD4C3CAD15A660C4BCAC25">
    <w:name w:val="E81E77C103FD4C3CAD15A660C4BCAC25"/>
    <w:rsid w:val="0008243F"/>
    <w:pPr>
      <w:spacing w:line="278" w:lineRule="auto"/>
    </w:pPr>
    <w:rPr>
      <w:kern w:val="2"/>
      <w:sz w:val="24"/>
      <w:szCs w:val="24"/>
      <w14:ligatures w14:val="standardContextual"/>
    </w:rPr>
  </w:style>
  <w:style w:type="paragraph" w:customStyle="1" w:styleId="3AB914E1F9984F2794A1CF0E16BD0CE5">
    <w:name w:val="3AB914E1F9984F2794A1CF0E16BD0CE5"/>
    <w:rsid w:val="0008243F"/>
    <w:pPr>
      <w:spacing w:line="278" w:lineRule="auto"/>
    </w:pPr>
    <w:rPr>
      <w:kern w:val="2"/>
      <w:sz w:val="24"/>
      <w:szCs w:val="24"/>
      <w14:ligatures w14:val="standardContextual"/>
    </w:rPr>
  </w:style>
  <w:style w:type="paragraph" w:customStyle="1" w:styleId="574EF78DE21442CFB0741B3E4EE6E1ED">
    <w:name w:val="574EF78DE21442CFB0741B3E4EE6E1ED"/>
    <w:rsid w:val="0008243F"/>
    <w:pPr>
      <w:spacing w:line="278" w:lineRule="auto"/>
    </w:pPr>
    <w:rPr>
      <w:kern w:val="2"/>
      <w:sz w:val="24"/>
      <w:szCs w:val="24"/>
      <w14:ligatures w14:val="standardContextual"/>
    </w:rPr>
  </w:style>
  <w:style w:type="paragraph" w:customStyle="1" w:styleId="4317A8F3EDC84CFF85B88B2F4338A73E">
    <w:name w:val="4317A8F3EDC84CFF85B88B2F4338A73E"/>
    <w:rsid w:val="0008243F"/>
    <w:pPr>
      <w:spacing w:line="278" w:lineRule="auto"/>
    </w:pPr>
    <w:rPr>
      <w:kern w:val="2"/>
      <w:sz w:val="24"/>
      <w:szCs w:val="24"/>
      <w14:ligatures w14:val="standardContextual"/>
    </w:rPr>
  </w:style>
  <w:style w:type="paragraph" w:customStyle="1" w:styleId="271FBBA58B3140F79E4D8FC79635BEDE">
    <w:name w:val="271FBBA58B3140F79E4D8FC79635BEDE"/>
    <w:rsid w:val="0008243F"/>
    <w:pPr>
      <w:spacing w:line="278" w:lineRule="auto"/>
    </w:pPr>
    <w:rPr>
      <w:kern w:val="2"/>
      <w:sz w:val="24"/>
      <w:szCs w:val="24"/>
      <w14:ligatures w14:val="standardContextual"/>
    </w:rPr>
  </w:style>
  <w:style w:type="paragraph" w:customStyle="1" w:styleId="6D4FBE9110DF4634B74F3D885BA5D77F">
    <w:name w:val="6D4FBE9110DF4634B74F3D885BA5D77F"/>
    <w:rsid w:val="0008243F"/>
    <w:pPr>
      <w:spacing w:line="278" w:lineRule="auto"/>
    </w:pPr>
    <w:rPr>
      <w:kern w:val="2"/>
      <w:sz w:val="24"/>
      <w:szCs w:val="24"/>
      <w14:ligatures w14:val="standardContextual"/>
    </w:rPr>
  </w:style>
  <w:style w:type="paragraph" w:customStyle="1" w:styleId="39B887E0C54E427A8E26E225B5D112E6">
    <w:name w:val="39B887E0C54E427A8E26E225B5D112E6"/>
    <w:rsid w:val="0008243F"/>
    <w:pPr>
      <w:spacing w:line="278" w:lineRule="auto"/>
    </w:pPr>
    <w:rPr>
      <w:kern w:val="2"/>
      <w:sz w:val="24"/>
      <w:szCs w:val="24"/>
      <w14:ligatures w14:val="standardContextual"/>
    </w:rPr>
  </w:style>
  <w:style w:type="paragraph" w:customStyle="1" w:styleId="A9A60DEA6D69441B9EF488031C9D4520">
    <w:name w:val="A9A60DEA6D69441B9EF488031C9D4520"/>
    <w:rsid w:val="0008243F"/>
    <w:pPr>
      <w:spacing w:line="278" w:lineRule="auto"/>
    </w:pPr>
    <w:rPr>
      <w:kern w:val="2"/>
      <w:sz w:val="24"/>
      <w:szCs w:val="24"/>
      <w14:ligatures w14:val="standardContextual"/>
    </w:rPr>
  </w:style>
  <w:style w:type="paragraph" w:customStyle="1" w:styleId="7A55D57567424523954001D4B97E94A9">
    <w:name w:val="7A55D57567424523954001D4B97E94A9"/>
    <w:rsid w:val="0008243F"/>
    <w:pPr>
      <w:spacing w:line="278" w:lineRule="auto"/>
    </w:pPr>
    <w:rPr>
      <w:kern w:val="2"/>
      <w:sz w:val="24"/>
      <w:szCs w:val="24"/>
      <w14:ligatures w14:val="standardContextual"/>
    </w:rPr>
  </w:style>
  <w:style w:type="paragraph" w:customStyle="1" w:styleId="3085382F6B224AB5909183F4F917A1F2">
    <w:name w:val="3085382F6B224AB5909183F4F917A1F2"/>
    <w:rsid w:val="0008243F"/>
    <w:pPr>
      <w:spacing w:line="278" w:lineRule="auto"/>
    </w:pPr>
    <w:rPr>
      <w:kern w:val="2"/>
      <w:sz w:val="24"/>
      <w:szCs w:val="24"/>
      <w14:ligatures w14:val="standardContextual"/>
    </w:rPr>
  </w:style>
  <w:style w:type="paragraph" w:customStyle="1" w:styleId="41DBE2BE35014DAB8908C9960E55E68D">
    <w:name w:val="41DBE2BE35014DAB8908C9960E55E68D"/>
    <w:rsid w:val="0008243F"/>
    <w:pPr>
      <w:spacing w:line="278" w:lineRule="auto"/>
    </w:pPr>
    <w:rPr>
      <w:kern w:val="2"/>
      <w:sz w:val="24"/>
      <w:szCs w:val="24"/>
      <w14:ligatures w14:val="standardContextual"/>
    </w:rPr>
  </w:style>
  <w:style w:type="paragraph" w:customStyle="1" w:styleId="529A3D88637B4C66AF1A5E07FD2FDBEE">
    <w:name w:val="529A3D88637B4C66AF1A5E07FD2FDBEE"/>
    <w:rsid w:val="0008243F"/>
    <w:pPr>
      <w:spacing w:line="278" w:lineRule="auto"/>
    </w:pPr>
    <w:rPr>
      <w:kern w:val="2"/>
      <w:sz w:val="24"/>
      <w:szCs w:val="24"/>
      <w14:ligatures w14:val="standardContextual"/>
    </w:rPr>
  </w:style>
  <w:style w:type="paragraph" w:customStyle="1" w:styleId="7CEED741881A461687E4ACF2B1A0C663">
    <w:name w:val="7CEED741881A461687E4ACF2B1A0C663"/>
    <w:rsid w:val="0008243F"/>
    <w:pPr>
      <w:spacing w:line="278" w:lineRule="auto"/>
    </w:pPr>
    <w:rPr>
      <w:kern w:val="2"/>
      <w:sz w:val="24"/>
      <w:szCs w:val="24"/>
      <w14:ligatures w14:val="standardContextual"/>
    </w:rPr>
  </w:style>
  <w:style w:type="paragraph" w:customStyle="1" w:styleId="BBD1E28FEE4A47D8907A234D78FD43CD">
    <w:name w:val="BBD1E28FEE4A47D8907A234D78FD43CD"/>
    <w:rsid w:val="0008243F"/>
    <w:pPr>
      <w:spacing w:line="278" w:lineRule="auto"/>
    </w:pPr>
    <w:rPr>
      <w:kern w:val="2"/>
      <w:sz w:val="24"/>
      <w:szCs w:val="24"/>
      <w14:ligatures w14:val="standardContextual"/>
    </w:rPr>
  </w:style>
  <w:style w:type="paragraph" w:customStyle="1" w:styleId="A9BF48ED891046BE9C3FADF00B93C189">
    <w:name w:val="A9BF48ED891046BE9C3FADF00B93C189"/>
    <w:rsid w:val="0008243F"/>
    <w:pPr>
      <w:spacing w:line="278" w:lineRule="auto"/>
    </w:pPr>
    <w:rPr>
      <w:kern w:val="2"/>
      <w:sz w:val="24"/>
      <w:szCs w:val="24"/>
      <w14:ligatures w14:val="standardContextual"/>
    </w:rPr>
  </w:style>
  <w:style w:type="paragraph" w:customStyle="1" w:styleId="B012B7496B034095AC540C86F3A48D84">
    <w:name w:val="B012B7496B034095AC540C86F3A48D84"/>
    <w:rsid w:val="0008243F"/>
    <w:pPr>
      <w:spacing w:line="278" w:lineRule="auto"/>
    </w:pPr>
    <w:rPr>
      <w:kern w:val="2"/>
      <w:sz w:val="24"/>
      <w:szCs w:val="24"/>
      <w14:ligatures w14:val="standardContextual"/>
    </w:rPr>
  </w:style>
  <w:style w:type="paragraph" w:customStyle="1" w:styleId="DB87EB7F057449A4B92E73D0E5019C44">
    <w:name w:val="DB87EB7F057449A4B92E73D0E5019C44"/>
    <w:rsid w:val="0008243F"/>
    <w:pPr>
      <w:spacing w:line="278" w:lineRule="auto"/>
    </w:pPr>
    <w:rPr>
      <w:kern w:val="2"/>
      <w:sz w:val="24"/>
      <w:szCs w:val="24"/>
      <w14:ligatures w14:val="standardContextual"/>
    </w:rPr>
  </w:style>
  <w:style w:type="paragraph" w:customStyle="1" w:styleId="2C872B1558BF4D04A2CE5F0238398B57">
    <w:name w:val="2C872B1558BF4D04A2CE5F0238398B57"/>
    <w:rsid w:val="0008243F"/>
    <w:pPr>
      <w:spacing w:line="278" w:lineRule="auto"/>
    </w:pPr>
    <w:rPr>
      <w:kern w:val="2"/>
      <w:sz w:val="24"/>
      <w:szCs w:val="24"/>
      <w14:ligatures w14:val="standardContextual"/>
    </w:rPr>
  </w:style>
  <w:style w:type="paragraph" w:customStyle="1" w:styleId="0A22F4F22BD4492BB02328E3DFF0363E">
    <w:name w:val="0A22F4F22BD4492BB02328E3DFF0363E"/>
    <w:rsid w:val="0008243F"/>
    <w:pPr>
      <w:spacing w:line="278" w:lineRule="auto"/>
    </w:pPr>
    <w:rPr>
      <w:kern w:val="2"/>
      <w:sz w:val="24"/>
      <w:szCs w:val="24"/>
      <w14:ligatures w14:val="standardContextual"/>
    </w:rPr>
  </w:style>
  <w:style w:type="paragraph" w:customStyle="1" w:styleId="347FCB9D981E4432B32DCC58CAC56738">
    <w:name w:val="347FCB9D981E4432B32DCC58CAC56738"/>
    <w:rsid w:val="0008243F"/>
    <w:pPr>
      <w:spacing w:line="278" w:lineRule="auto"/>
    </w:pPr>
    <w:rPr>
      <w:kern w:val="2"/>
      <w:sz w:val="24"/>
      <w:szCs w:val="24"/>
      <w14:ligatures w14:val="standardContextual"/>
    </w:rPr>
  </w:style>
  <w:style w:type="paragraph" w:customStyle="1" w:styleId="BCEC915123C24C80875546C94648AAC2">
    <w:name w:val="BCEC915123C24C80875546C94648AAC2"/>
    <w:rsid w:val="0008243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29b0bb-30be-4588-a29f-78f839688d8d">
      <Terms xmlns="http://schemas.microsoft.com/office/infopath/2007/PartnerControls"/>
    </lcf76f155ced4ddcb4097134ff3c332f>
    <TaxCatchAll xmlns="1f450cc5-89e0-4b40-95b5-2a327b7a753c"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FE8D847954779A44A2E379DDA298E830" ma:contentTypeVersion="16" ma:contentTypeDescription="Crée un document." ma:contentTypeScope="" ma:versionID="9368e5ed626e4151cb9303a583293948">
  <xsd:schema xmlns:xsd="http://www.w3.org/2001/XMLSchema" xmlns:xs="http://www.w3.org/2001/XMLSchema" xmlns:p="http://schemas.microsoft.com/office/2006/metadata/properties" xmlns:ns2="3d29b0bb-30be-4588-a29f-78f839688d8d" xmlns:ns3="1f450cc5-89e0-4b40-95b5-2a327b7a753c" targetNamespace="http://schemas.microsoft.com/office/2006/metadata/properties" ma:root="true" ma:fieldsID="6ebd96bd18f9b5a22fc084e9fbfe5bc7" ns2:_="" ns3:_="">
    <xsd:import namespace="3d29b0bb-30be-4588-a29f-78f839688d8d"/>
    <xsd:import namespace="1f450cc5-89e0-4b40-95b5-2a327b7a7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9b0bb-30be-4588-a29f-78f839688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4018d8-b214-4a48-af45-02710e18d61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450cc5-89e0-4b40-95b5-2a327b7a753c"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dafe4f1-3067-4f36-975e-a222f7837767}" ma:internalName="TaxCatchAll" ma:showField="CatchAllData" ma:web="1f450cc5-89e0-4b40-95b5-2a327b7a75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5B5145-393C-43BA-A4DC-6957C25004E9}">
  <ds:schemaRefs>
    <ds:schemaRef ds:uri="http://schemas.microsoft.com/sharepoint/v3/contenttype/forms"/>
  </ds:schemaRefs>
</ds:datastoreItem>
</file>

<file path=customXml/itemProps2.xml><?xml version="1.0" encoding="utf-8"?>
<ds:datastoreItem xmlns:ds="http://schemas.openxmlformats.org/officeDocument/2006/customXml" ds:itemID="{A33046B9-86D1-4146-8D35-8C3D52C23410}">
  <ds:schemaRefs>
    <ds:schemaRef ds:uri="http://schemas.microsoft.com/office/2006/metadata/properties"/>
    <ds:schemaRef ds:uri="http://schemas.microsoft.com/office/infopath/2007/PartnerControls"/>
    <ds:schemaRef ds:uri="3d29b0bb-30be-4588-a29f-78f839688d8d"/>
    <ds:schemaRef ds:uri="1f450cc5-89e0-4b40-95b5-2a327b7a753c"/>
  </ds:schemaRefs>
</ds:datastoreItem>
</file>

<file path=customXml/itemProps3.xml><?xml version="1.0" encoding="utf-8"?>
<ds:datastoreItem xmlns:ds="http://schemas.openxmlformats.org/officeDocument/2006/customXml" ds:itemID="{107D2F0D-ABE7-4070-94F1-6280B51BB59F}">
  <ds:schemaRefs>
    <ds:schemaRef ds:uri="http://schemas.openxmlformats.org/officeDocument/2006/bibliography"/>
  </ds:schemaRefs>
</ds:datastoreItem>
</file>

<file path=customXml/itemProps4.xml><?xml version="1.0" encoding="utf-8"?>
<ds:datastoreItem xmlns:ds="http://schemas.openxmlformats.org/officeDocument/2006/customXml" ds:itemID="{1FC9A07B-E04F-481A-9979-74A69A9700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29b0bb-30be-4588-a29f-78f839688d8d"/>
    <ds:schemaRef ds:uri="1f450cc5-89e0-4b40-95b5-2a327b7a7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2</Pages>
  <Words>543</Words>
  <Characters>2990</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DMA MP belges – procédure en une phase – version 04 septembre 2024</vt:lpstr>
    </vt:vector>
  </TitlesOfParts>
  <Company>Service Public de Wallonie</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DMA MP belges –</dc:title>
  <dc:creator>32859</dc:creator>
  <cp:lastModifiedBy>Note au rédacteur </cp:lastModifiedBy>
  <cp:revision>137</cp:revision>
  <cp:lastPrinted>2019-07-30T12:30:00Z</cp:lastPrinted>
  <dcterms:created xsi:type="dcterms:W3CDTF">2024-09-04T06:44:00Z</dcterms:created>
  <dcterms:modified xsi:type="dcterms:W3CDTF">2025-07-30T08:28:00Z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Enabled">
    <vt:lpwstr>true</vt:lpwstr>
  </property>
  <property fmtid="{D5CDD505-2E9C-101B-9397-08002B2CF9AE}" pid="3" name="MSIP_Label_e72a09c5-6e26-4737-a926-47ef1ab198ae_SetDate">
    <vt:lpwstr>2021-06-21T12:12:42Z</vt:lpwstr>
  </property>
  <property fmtid="{D5CDD505-2E9C-101B-9397-08002B2CF9AE}" pid="4" name="MSIP_Label_e72a09c5-6e26-4737-a926-47ef1ab198ae_Method">
    <vt:lpwstr>Standard</vt:lpwstr>
  </property>
  <property fmtid="{D5CDD505-2E9C-101B-9397-08002B2CF9AE}" pid="5" name="MSIP_Label_e72a09c5-6e26-4737-a926-47ef1ab198ae_Name">
    <vt:lpwstr>e72a09c5-6e26-4737-a926-47ef1ab198ae</vt:lpwstr>
  </property>
  <property fmtid="{D5CDD505-2E9C-101B-9397-08002B2CF9AE}" pid="6" name="MSIP_Label_e72a09c5-6e26-4737-a926-47ef1ab198ae_SiteId">
    <vt:lpwstr>1f816a84-7aa6-4a56-b22a-7b3452fa8681</vt:lpwstr>
  </property>
  <property fmtid="{D5CDD505-2E9C-101B-9397-08002B2CF9AE}" pid="7" name="MSIP_Label_e72a09c5-6e26-4737-a926-47ef1ab198ae_ActionId">
    <vt:lpwstr/>
  </property>
  <property fmtid="{D5CDD505-2E9C-101B-9397-08002B2CF9AE}" pid="8" name="MSIP_Label_e72a09c5-6e26-4737-a926-47ef1ab198ae_ContentBits">
    <vt:lpwstr>8</vt:lpwstr>
  </property>
  <property fmtid="{D5CDD505-2E9C-101B-9397-08002B2CF9AE}" pid="9" name="ContentTypeId">
    <vt:lpwstr>0x010100FE8D847954779A44A2E379DDA298E830</vt:lpwstr>
  </property>
  <property fmtid="{D5CDD505-2E9C-101B-9397-08002B2CF9AE}" pid="10" name="MediaServiceImageTags">
    <vt:lpwstr/>
  </property>
</Properties>
</file>